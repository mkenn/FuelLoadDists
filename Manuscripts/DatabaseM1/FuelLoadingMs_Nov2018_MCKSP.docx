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5B8DF" w14:textId="2C759E22" w:rsidR="006153E5" w:rsidRPr="007E189D" w:rsidRDefault="006153E5" w:rsidP="006153E5">
      <w:pPr>
        <w:pBdr>
          <w:bottom w:val="single" w:sz="4" w:space="1" w:color="auto"/>
        </w:pBdr>
        <w:rPr>
          <w:rFonts w:cstheme="minorHAnsi"/>
          <w:b/>
          <w:sz w:val="24"/>
          <w:szCs w:val="24"/>
        </w:rPr>
      </w:pPr>
      <w:bookmarkStart w:id="0" w:name="_GoBack"/>
      <w:bookmarkEnd w:id="0"/>
      <w:r w:rsidRPr="007E189D">
        <w:rPr>
          <w:rFonts w:cstheme="minorHAnsi"/>
          <w:b/>
          <w:sz w:val="24"/>
          <w:szCs w:val="24"/>
        </w:rPr>
        <w:t>Next-generation mapping for regional smoke management and emissions inventories: incorporating underlying uncertainty in wildland fuel characterization</w:t>
      </w:r>
    </w:p>
    <w:p w14:paraId="4F822504" w14:textId="77777777" w:rsidR="006153E5" w:rsidRPr="007E189D" w:rsidRDefault="006153E5" w:rsidP="006153E5">
      <w:pPr>
        <w:pStyle w:val="ListParagraph"/>
        <w:ind w:left="0"/>
        <w:rPr>
          <w:rFonts w:cstheme="minorHAnsi"/>
          <w:sz w:val="24"/>
          <w:szCs w:val="24"/>
        </w:rPr>
      </w:pPr>
    </w:p>
    <w:p w14:paraId="4ED2FAC5" w14:textId="77777777" w:rsidR="006153E5" w:rsidRPr="007E189D" w:rsidRDefault="006153E5" w:rsidP="006153E5">
      <w:pPr>
        <w:pStyle w:val="ListParagraph"/>
        <w:ind w:left="0"/>
        <w:rPr>
          <w:rFonts w:cstheme="minorHAnsi"/>
          <w:sz w:val="24"/>
          <w:szCs w:val="24"/>
        </w:rPr>
      </w:pPr>
      <w:r w:rsidRPr="007E189D">
        <w:rPr>
          <w:rFonts w:cstheme="minorHAnsi"/>
          <w:sz w:val="24"/>
          <w:szCs w:val="24"/>
        </w:rPr>
        <w:t>Prichard, S.J., Kennedy, M.C., Andreu, A., Eagle, P.E., and French, N.</w:t>
      </w:r>
    </w:p>
    <w:p w14:paraId="0EEB3C20" w14:textId="77777777" w:rsidR="006153E5" w:rsidRPr="007E189D" w:rsidRDefault="006153E5" w:rsidP="006153E5">
      <w:pPr>
        <w:rPr>
          <w:rFonts w:cstheme="minorHAnsi"/>
          <w:b/>
          <w:sz w:val="24"/>
          <w:szCs w:val="24"/>
        </w:rPr>
      </w:pPr>
    </w:p>
    <w:p w14:paraId="716E41F5" w14:textId="77777777" w:rsidR="006153E5" w:rsidRPr="007E189D" w:rsidRDefault="006153E5" w:rsidP="006153E5">
      <w:pPr>
        <w:rPr>
          <w:rFonts w:cstheme="minorHAnsi"/>
          <w:b/>
          <w:sz w:val="24"/>
          <w:szCs w:val="24"/>
        </w:rPr>
      </w:pPr>
      <w:r w:rsidRPr="007E189D">
        <w:rPr>
          <w:rFonts w:cstheme="minorHAnsi"/>
          <w:b/>
          <w:sz w:val="24"/>
          <w:szCs w:val="24"/>
        </w:rPr>
        <w:t>Introduction</w:t>
      </w:r>
    </w:p>
    <w:p w14:paraId="2DE545E5" w14:textId="6B03ACB6" w:rsidR="006153E5" w:rsidRPr="00C37B90" w:rsidRDefault="00BF3BBD" w:rsidP="00C37B90">
      <w:pPr>
        <w:ind w:firstLine="720"/>
        <w:rPr>
          <w:rFonts w:eastAsiaTheme="minorEastAsia"/>
          <w:sz w:val="24"/>
          <w:szCs w:val="24"/>
        </w:rPr>
      </w:pPr>
      <w:r>
        <w:rPr>
          <w:rFonts w:eastAsiaTheme="minorEastAsia"/>
          <w:sz w:val="24"/>
          <w:szCs w:val="24"/>
        </w:rPr>
        <w:t>Raster maps of</w:t>
      </w:r>
      <w:r w:rsidR="002910C6" w:rsidRPr="00C37B90">
        <w:rPr>
          <w:rFonts w:eastAsiaTheme="minorEastAsia"/>
          <w:sz w:val="24"/>
          <w:szCs w:val="24"/>
        </w:rPr>
        <w:t xml:space="preserve"> </w:t>
      </w:r>
      <w:r w:rsidR="006153E5" w:rsidRPr="007E189D">
        <w:rPr>
          <w:rFonts w:eastAsiaTheme="minorEastAsia"/>
          <w:sz w:val="24"/>
          <w:szCs w:val="24"/>
        </w:rPr>
        <w:t xml:space="preserve">vegetation and biomass </w:t>
      </w:r>
      <w:r>
        <w:rPr>
          <w:rFonts w:eastAsiaTheme="minorEastAsia"/>
          <w:sz w:val="24"/>
          <w:szCs w:val="24"/>
        </w:rPr>
        <w:t>are</w:t>
      </w:r>
      <w:r w:rsidRPr="00C37B90">
        <w:rPr>
          <w:rFonts w:eastAsiaTheme="minorEastAsia"/>
          <w:sz w:val="24"/>
          <w:szCs w:val="24"/>
        </w:rPr>
        <w:t xml:space="preserve"> </w:t>
      </w:r>
      <w:r w:rsidR="006153E5" w:rsidRPr="007E189D">
        <w:rPr>
          <w:rFonts w:eastAsiaTheme="minorEastAsia"/>
          <w:sz w:val="24"/>
          <w:szCs w:val="24"/>
        </w:rPr>
        <w:t xml:space="preserve">increasingly </w:t>
      </w:r>
      <w:r w:rsidR="00532CEF">
        <w:rPr>
          <w:rFonts w:eastAsiaTheme="minorEastAsia"/>
          <w:sz w:val="24"/>
          <w:szCs w:val="24"/>
        </w:rPr>
        <w:t>used</w:t>
      </w:r>
      <w:r w:rsidR="00BC5C0B">
        <w:rPr>
          <w:rFonts w:eastAsiaTheme="minorEastAsia"/>
          <w:sz w:val="24"/>
          <w:szCs w:val="24"/>
        </w:rPr>
        <w:t xml:space="preserve"> in </w:t>
      </w:r>
      <w:r w:rsidR="006153E5" w:rsidRPr="007E189D">
        <w:rPr>
          <w:rFonts w:eastAsiaTheme="minorEastAsia"/>
          <w:sz w:val="24"/>
          <w:szCs w:val="24"/>
        </w:rPr>
        <w:t>wildfire hazard assessments (Rollins 2009, Scott et al. 2013)</w:t>
      </w:r>
      <w:r w:rsidR="004D4249" w:rsidRPr="00C37B90">
        <w:rPr>
          <w:rFonts w:eastAsiaTheme="minorEastAsia"/>
          <w:sz w:val="24"/>
          <w:szCs w:val="24"/>
        </w:rPr>
        <w:t>,</w:t>
      </w:r>
      <w:r w:rsidR="006153E5" w:rsidRPr="007E189D">
        <w:rPr>
          <w:rFonts w:eastAsiaTheme="minorEastAsia"/>
          <w:sz w:val="24"/>
          <w:szCs w:val="24"/>
        </w:rPr>
        <w:t xml:space="preserve"> emissions inventories (e.g., US EPA 2017)</w:t>
      </w:r>
      <w:r w:rsidR="00BC5C0B">
        <w:rPr>
          <w:rFonts w:eastAsiaTheme="minorEastAsia"/>
          <w:sz w:val="24"/>
          <w:szCs w:val="24"/>
        </w:rPr>
        <w:t xml:space="preserve">, </w:t>
      </w:r>
      <w:r w:rsidR="006153E5" w:rsidRPr="007E189D">
        <w:rPr>
          <w:rFonts w:eastAsiaTheme="minorEastAsia"/>
          <w:sz w:val="24"/>
          <w:szCs w:val="24"/>
        </w:rPr>
        <w:t>carbon mapping (</w:t>
      </w:r>
      <w:proofErr w:type="spellStart"/>
      <w:r w:rsidR="006153E5" w:rsidRPr="007E189D">
        <w:rPr>
          <w:rFonts w:eastAsiaTheme="minorEastAsia"/>
          <w:sz w:val="24"/>
          <w:szCs w:val="24"/>
        </w:rPr>
        <w:t>Blackard</w:t>
      </w:r>
      <w:proofErr w:type="spellEnd"/>
      <w:r w:rsidR="006153E5" w:rsidRPr="007E189D">
        <w:rPr>
          <w:rFonts w:eastAsiaTheme="minorEastAsia"/>
          <w:sz w:val="24"/>
          <w:szCs w:val="24"/>
        </w:rPr>
        <w:t xml:space="preserve"> et al. 2007, Pan et al. 2011</w:t>
      </w:r>
      <w:r w:rsidR="0015267C">
        <w:rPr>
          <w:rFonts w:eastAsiaTheme="minorEastAsia"/>
          <w:sz w:val="24"/>
          <w:szCs w:val="24"/>
        </w:rPr>
        <w:t>)</w:t>
      </w:r>
      <w:r w:rsidR="00BC5C0B">
        <w:rPr>
          <w:rFonts w:eastAsiaTheme="minorEastAsia"/>
          <w:sz w:val="24"/>
          <w:szCs w:val="24"/>
        </w:rPr>
        <w:t xml:space="preserve"> and local to regional wildland fire and smoke management planning</w:t>
      </w:r>
      <w:r w:rsidR="006153E5" w:rsidRPr="007E189D">
        <w:rPr>
          <w:rFonts w:eastAsiaTheme="minorEastAsia"/>
          <w:sz w:val="24"/>
          <w:szCs w:val="24"/>
        </w:rPr>
        <w:t>.</w:t>
      </w:r>
      <w:r w:rsidR="0015267C">
        <w:rPr>
          <w:rFonts w:eastAsiaTheme="minorEastAsia"/>
          <w:sz w:val="24"/>
          <w:szCs w:val="24"/>
        </w:rPr>
        <w:t xml:space="preserve"> </w:t>
      </w:r>
      <w:r w:rsidR="0015267C" w:rsidRPr="007E189D">
        <w:rPr>
          <w:rFonts w:eastAsiaTheme="minorEastAsia"/>
          <w:sz w:val="24"/>
          <w:szCs w:val="24"/>
        </w:rPr>
        <w:t xml:space="preserve">Traditionally, single </w:t>
      </w:r>
      <w:r w:rsidR="00851896">
        <w:rPr>
          <w:rFonts w:eastAsiaTheme="minorEastAsia"/>
          <w:sz w:val="24"/>
          <w:szCs w:val="24"/>
        </w:rPr>
        <w:t xml:space="preserve">biomass values </w:t>
      </w:r>
      <w:r w:rsidR="0015267C" w:rsidRPr="007E189D">
        <w:rPr>
          <w:rFonts w:eastAsiaTheme="minorEastAsia"/>
          <w:sz w:val="24"/>
          <w:szCs w:val="24"/>
        </w:rPr>
        <w:t>have been assi</w:t>
      </w:r>
      <w:r w:rsidR="0015267C">
        <w:rPr>
          <w:rFonts w:eastAsiaTheme="minorEastAsia"/>
          <w:sz w:val="24"/>
          <w:szCs w:val="24"/>
        </w:rPr>
        <w:t>gned to mapped pixels</w:t>
      </w:r>
      <w:r w:rsidR="0015267C" w:rsidRPr="007E189D">
        <w:rPr>
          <w:rFonts w:eastAsiaTheme="minorEastAsia"/>
          <w:sz w:val="24"/>
          <w:szCs w:val="24"/>
        </w:rPr>
        <w:t xml:space="preserve">, often based on broadly classified vegetation type and assignment </w:t>
      </w:r>
      <w:r w:rsidR="0015267C">
        <w:rPr>
          <w:rFonts w:eastAsiaTheme="minorEastAsia"/>
          <w:sz w:val="24"/>
          <w:szCs w:val="24"/>
        </w:rPr>
        <w:t>using</w:t>
      </w:r>
      <w:r w:rsidR="0015267C" w:rsidRPr="007E189D">
        <w:rPr>
          <w:rFonts w:eastAsiaTheme="minorEastAsia"/>
          <w:sz w:val="24"/>
          <w:szCs w:val="24"/>
        </w:rPr>
        <w:t xml:space="preserve"> look</w:t>
      </w:r>
      <w:r w:rsidR="00851896">
        <w:rPr>
          <w:rFonts w:eastAsiaTheme="minorEastAsia"/>
          <w:sz w:val="24"/>
          <w:szCs w:val="24"/>
        </w:rPr>
        <w:t>-</w:t>
      </w:r>
      <w:r w:rsidR="0015267C" w:rsidRPr="007E189D">
        <w:rPr>
          <w:rFonts w:eastAsiaTheme="minorEastAsia"/>
          <w:sz w:val="24"/>
          <w:szCs w:val="24"/>
        </w:rPr>
        <w:t xml:space="preserve">up tables or nearest neighbor imputation methods (e.g., Rollins et al. 2004, Pierce et al. 2009, Keane et al. 2013, Riley et al. 2016). </w:t>
      </w:r>
      <w:r w:rsidR="0015267C" w:rsidRPr="00C37B90">
        <w:rPr>
          <w:rFonts w:eastAsiaTheme="minorEastAsia"/>
          <w:sz w:val="24"/>
          <w:szCs w:val="24"/>
        </w:rPr>
        <w:t xml:space="preserve"> </w:t>
      </w:r>
      <w:r w:rsidR="00532CEF">
        <w:rPr>
          <w:rFonts w:eastAsiaTheme="minorEastAsia"/>
          <w:sz w:val="24"/>
          <w:szCs w:val="24"/>
        </w:rPr>
        <w:t>Ideally,</w:t>
      </w:r>
      <w:r w:rsidR="0015267C">
        <w:rPr>
          <w:rFonts w:eastAsiaTheme="minorEastAsia"/>
          <w:sz w:val="24"/>
          <w:szCs w:val="24"/>
        </w:rPr>
        <w:t xml:space="preserve"> maps of vegetation and </w:t>
      </w:r>
      <w:r w:rsidR="00851896">
        <w:rPr>
          <w:rFonts w:eastAsiaTheme="minorEastAsia"/>
          <w:sz w:val="24"/>
          <w:szCs w:val="24"/>
        </w:rPr>
        <w:t xml:space="preserve">combustible </w:t>
      </w:r>
      <w:r w:rsidR="0015267C">
        <w:rPr>
          <w:rFonts w:eastAsiaTheme="minorEastAsia"/>
          <w:sz w:val="24"/>
          <w:szCs w:val="24"/>
        </w:rPr>
        <w:t xml:space="preserve">biomass </w:t>
      </w:r>
      <w:r w:rsidR="00851896">
        <w:rPr>
          <w:rFonts w:eastAsiaTheme="minorEastAsia"/>
          <w:sz w:val="24"/>
          <w:szCs w:val="24"/>
        </w:rPr>
        <w:t xml:space="preserve">(wildland fuels) </w:t>
      </w:r>
      <w:r w:rsidR="0015267C">
        <w:rPr>
          <w:rFonts w:eastAsiaTheme="minorEastAsia"/>
          <w:sz w:val="24"/>
          <w:szCs w:val="24"/>
        </w:rPr>
        <w:t>would be based on highly replicated and accurate field measurements to calibrate relationships with remotely sensed imagery</w:t>
      </w:r>
      <w:r w:rsidR="004B41BE">
        <w:rPr>
          <w:rFonts w:eastAsiaTheme="minorEastAsia"/>
          <w:sz w:val="24"/>
          <w:szCs w:val="24"/>
        </w:rPr>
        <w:t xml:space="preserve"> and include estimated uncertainty</w:t>
      </w:r>
      <w:r w:rsidR="0015267C">
        <w:rPr>
          <w:rFonts w:eastAsiaTheme="minorEastAsia"/>
          <w:sz w:val="24"/>
          <w:szCs w:val="24"/>
        </w:rPr>
        <w:t xml:space="preserve">. </w:t>
      </w:r>
      <w:r w:rsidR="00532CEF">
        <w:rPr>
          <w:rFonts w:eastAsiaTheme="minorEastAsia"/>
          <w:sz w:val="24"/>
          <w:szCs w:val="24"/>
        </w:rPr>
        <w:t>However,</w:t>
      </w:r>
      <w:r w:rsidR="0015267C">
        <w:rPr>
          <w:rFonts w:eastAsiaTheme="minorEastAsia"/>
          <w:sz w:val="24"/>
          <w:szCs w:val="24"/>
        </w:rPr>
        <w:t xml:space="preserve"> wildland</w:t>
      </w:r>
      <w:r w:rsidRPr="007E189D">
        <w:rPr>
          <w:rFonts w:eastAsiaTheme="minorEastAsia"/>
          <w:sz w:val="24"/>
          <w:szCs w:val="24"/>
        </w:rPr>
        <w:t xml:space="preserve"> fuels are highly dynamic</w:t>
      </w:r>
      <w:r>
        <w:rPr>
          <w:rFonts w:eastAsiaTheme="minorEastAsia"/>
          <w:sz w:val="24"/>
          <w:szCs w:val="24"/>
        </w:rPr>
        <w:t xml:space="preserve"> and</w:t>
      </w:r>
      <w:r w:rsidRPr="007E189D">
        <w:rPr>
          <w:rFonts w:eastAsiaTheme="minorEastAsia"/>
          <w:sz w:val="24"/>
          <w:szCs w:val="24"/>
        </w:rPr>
        <w:t xml:space="preserve"> variabl</w:t>
      </w:r>
      <w:r>
        <w:rPr>
          <w:rFonts w:eastAsiaTheme="minorEastAsia"/>
          <w:sz w:val="24"/>
          <w:szCs w:val="24"/>
        </w:rPr>
        <w:t>e</w:t>
      </w:r>
      <w:r w:rsidRPr="007E189D">
        <w:rPr>
          <w:rFonts w:eastAsiaTheme="minorEastAsia"/>
          <w:sz w:val="24"/>
          <w:szCs w:val="24"/>
        </w:rPr>
        <w:t xml:space="preserve"> across time and space (Keane et al. 2012</w:t>
      </w:r>
      <w:r w:rsidR="00532CEF" w:rsidRPr="007E189D">
        <w:rPr>
          <w:rFonts w:eastAsiaTheme="minorEastAsia"/>
          <w:sz w:val="24"/>
          <w:szCs w:val="24"/>
        </w:rPr>
        <w:t>)</w:t>
      </w:r>
      <w:r w:rsidR="00532CEF">
        <w:rPr>
          <w:rFonts w:eastAsiaTheme="minorEastAsia"/>
          <w:sz w:val="24"/>
          <w:szCs w:val="24"/>
        </w:rPr>
        <w:t>, and t</w:t>
      </w:r>
      <w:r w:rsidR="004B41BE">
        <w:rPr>
          <w:rFonts w:eastAsiaTheme="minorEastAsia"/>
          <w:sz w:val="24"/>
          <w:szCs w:val="24"/>
        </w:rPr>
        <w:t xml:space="preserve">heir inherent variability </w:t>
      </w:r>
      <w:r w:rsidR="005423DC">
        <w:rPr>
          <w:rFonts w:eastAsiaTheme="minorEastAsia"/>
          <w:sz w:val="24"/>
          <w:szCs w:val="24"/>
        </w:rPr>
        <w:t xml:space="preserve">generally </w:t>
      </w:r>
      <w:r>
        <w:rPr>
          <w:rFonts w:eastAsiaTheme="minorEastAsia"/>
          <w:sz w:val="24"/>
          <w:szCs w:val="24"/>
        </w:rPr>
        <w:t xml:space="preserve">makes it </w:t>
      </w:r>
      <w:r w:rsidR="004B21EC">
        <w:rPr>
          <w:rFonts w:eastAsiaTheme="minorEastAsia"/>
          <w:sz w:val="24"/>
          <w:szCs w:val="24"/>
        </w:rPr>
        <w:t>impractical</w:t>
      </w:r>
      <w:r>
        <w:rPr>
          <w:rFonts w:eastAsiaTheme="minorEastAsia"/>
          <w:sz w:val="24"/>
          <w:szCs w:val="24"/>
        </w:rPr>
        <w:t xml:space="preserve"> to </w:t>
      </w:r>
      <w:r w:rsidR="004B41BE">
        <w:rPr>
          <w:rFonts w:eastAsiaTheme="minorEastAsia"/>
          <w:sz w:val="24"/>
          <w:szCs w:val="24"/>
        </w:rPr>
        <w:t xml:space="preserve">collect </w:t>
      </w:r>
      <w:del w:id="1" w:author="Susan Prichard" w:date="2018-11-14T15:17:00Z">
        <w:r w:rsidR="004B41BE" w:rsidDel="00142732">
          <w:rPr>
            <w:rFonts w:eastAsiaTheme="minorEastAsia"/>
            <w:sz w:val="24"/>
            <w:szCs w:val="24"/>
          </w:rPr>
          <w:delText xml:space="preserve">sufficient </w:delText>
        </w:r>
      </w:del>
      <w:ins w:id="2" w:author="Susan Prichard" w:date="2018-11-14T15:17:00Z">
        <w:r w:rsidR="00142732">
          <w:rPr>
            <w:rFonts w:eastAsiaTheme="minorEastAsia"/>
            <w:sz w:val="24"/>
            <w:szCs w:val="24"/>
          </w:rPr>
          <w:t xml:space="preserve">enough </w:t>
        </w:r>
      </w:ins>
      <w:r w:rsidR="004B41BE">
        <w:rPr>
          <w:rFonts w:eastAsiaTheme="minorEastAsia"/>
          <w:sz w:val="24"/>
          <w:szCs w:val="24"/>
        </w:rPr>
        <w:t>measurements</w:t>
      </w:r>
      <w:r w:rsidR="0015267C">
        <w:rPr>
          <w:rFonts w:eastAsiaTheme="minorEastAsia"/>
          <w:sz w:val="24"/>
          <w:szCs w:val="24"/>
        </w:rPr>
        <w:t xml:space="preserve"> to represent the broad geographic and structural diversity of </w:t>
      </w:r>
      <w:r w:rsidR="004B41BE">
        <w:rPr>
          <w:rFonts w:eastAsiaTheme="minorEastAsia"/>
          <w:sz w:val="24"/>
          <w:szCs w:val="24"/>
        </w:rPr>
        <w:t xml:space="preserve">wildland </w:t>
      </w:r>
      <w:r w:rsidR="0015267C">
        <w:rPr>
          <w:rFonts w:eastAsiaTheme="minorEastAsia"/>
          <w:sz w:val="24"/>
          <w:szCs w:val="24"/>
        </w:rPr>
        <w:t>vegetation and fuels</w:t>
      </w:r>
      <w:r>
        <w:rPr>
          <w:rFonts w:eastAsiaTheme="minorEastAsia"/>
          <w:sz w:val="24"/>
          <w:szCs w:val="24"/>
        </w:rPr>
        <w:t xml:space="preserve">. </w:t>
      </w:r>
    </w:p>
    <w:p w14:paraId="4FB73FA0" w14:textId="6574BA02" w:rsidR="006153E5" w:rsidRPr="00C37B90" w:rsidRDefault="006153E5">
      <w:pPr>
        <w:ind w:firstLine="720"/>
        <w:rPr>
          <w:rFonts w:eastAsiaTheme="minorEastAsia"/>
          <w:sz w:val="24"/>
          <w:szCs w:val="24"/>
        </w:rPr>
      </w:pPr>
      <w:r w:rsidRPr="007E189D">
        <w:rPr>
          <w:rFonts w:eastAsiaTheme="minorEastAsia"/>
          <w:sz w:val="24"/>
          <w:szCs w:val="24"/>
        </w:rPr>
        <w:t xml:space="preserve">Fuel mapping therefore generally relies </w:t>
      </w:r>
      <w:r>
        <w:rPr>
          <w:rFonts w:eastAsiaTheme="minorEastAsia"/>
          <w:sz w:val="24"/>
          <w:szCs w:val="24"/>
        </w:rPr>
        <w:t xml:space="preserve">on </w:t>
      </w:r>
      <w:r w:rsidRPr="007E189D">
        <w:rPr>
          <w:rFonts w:eastAsiaTheme="minorEastAsia"/>
          <w:sz w:val="24"/>
          <w:szCs w:val="24"/>
        </w:rPr>
        <w:t>classifications of fuels based on mapped vegetation</w:t>
      </w:r>
      <w:r>
        <w:rPr>
          <w:rFonts w:eastAsiaTheme="minorEastAsia"/>
          <w:sz w:val="24"/>
          <w:szCs w:val="24"/>
        </w:rPr>
        <w:t xml:space="preserve"> or interpretation of remotely sensed imagery</w:t>
      </w:r>
      <w:r w:rsidR="00BF3BBD">
        <w:rPr>
          <w:rFonts w:eastAsiaTheme="minorEastAsia"/>
          <w:sz w:val="24"/>
          <w:szCs w:val="24"/>
        </w:rPr>
        <w:t xml:space="preserve"> rather than measured values</w:t>
      </w:r>
      <w:r w:rsidR="004B41BE">
        <w:rPr>
          <w:rFonts w:eastAsiaTheme="minorEastAsia"/>
          <w:sz w:val="24"/>
          <w:szCs w:val="24"/>
        </w:rPr>
        <w:t xml:space="preserve"> (Keane et al. 2015)</w:t>
      </w:r>
      <w:r w:rsidRPr="007E189D">
        <w:rPr>
          <w:rFonts w:eastAsiaTheme="minorEastAsia"/>
          <w:sz w:val="24"/>
          <w:szCs w:val="24"/>
        </w:rPr>
        <w:t xml:space="preserve">. For example, LANDFIRE maps surface and canopy fuel characteristics across the United States, assigning </w:t>
      </w:r>
      <w:proofErr w:type="spellStart"/>
      <w:r w:rsidRPr="007E189D">
        <w:rPr>
          <w:rFonts w:eastAsiaTheme="minorEastAsia"/>
          <w:sz w:val="24"/>
          <w:szCs w:val="24"/>
        </w:rPr>
        <w:t>fuelbeds</w:t>
      </w:r>
      <w:proofErr w:type="spellEnd"/>
      <w:r w:rsidRPr="007E189D">
        <w:rPr>
          <w:rFonts w:eastAsiaTheme="minorEastAsia"/>
          <w:sz w:val="24"/>
          <w:szCs w:val="24"/>
        </w:rPr>
        <w:t xml:space="preserve"> from the Fuel Characteristics Classification System (Ottmar et al. 2007), fuel loading models (Lutes et al. </w:t>
      </w:r>
      <w:r>
        <w:rPr>
          <w:rFonts w:eastAsiaTheme="minorEastAsia"/>
          <w:sz w:val="24"/>
          <w:szCs w:val="24"/>
        </w:rPr>
        <w:t>2009</w:t>
      </w:r>
      <w:r w:rsidRPr="007E189D">
        <w:rPr>
          <w:rFonts w:eastAsiaTheme="minorEastAsia"/>
          <w:sz w:val="24"/>
          <w:szCs w:val="24"/>
        </w:rPr>
        <w:t>), fire behavior fuel models</w:t>
      </w:r>
      <w:r>
        <w:rPr>
          <w:rFonts w:eastAsiaTheme="minorEastAsia"/>
          <w:sz w:val="24"/>
          <w:szCs w:val="24"/>
        </w:rPr>
        <w:t xml:space="preserve"> (Anderson 1982)</w:t>
      </w:r>
      <w:r w:rsidRPr="007E189D">
        <w:rPr>
          <w:rFonts w:eastAsiaTheme="minorEastAsia"/>
          <w:sz w:val="24"/>
          <w:szCs w:val="24"/>
        </w:rPr>
        <w:t xml:space="preserve"> and canopy characteristics based on remotely sensed imagery and other data layers</w:t>
      </w:r>
      <w:r w:rsidR="004B41BE">
        <w:rPr>
          <w:rFonts w:eastAsiaTheme="minorEastAsia"/>
          <w:sz w:val="24"/>
          <w:szCs w:val="24"/>
        </w:rPr>
        <w:t xml:space="preserve"> (Rollins et al. 2009)</w:t>
      </w:r>
      <w:r w:rsidRPr="007E189D">
        <w:rPr>
          <w:rFonts w:eastAsiaTheme="minorEastAsia"/>
          <w:sz w:val="24"/>
          <w:szCs w:val="24"/>
        </w:rPr>
        <w:t>. Mapped fuels are often represented as</w:t>
      </w:r>
      <w:r w:rsidRPr="00C37B90">
        <w:rPr>
          <w:rFonts w:eastAsiaTheme="minorEastAsia"/>
          <w:sz w:val="24"/>
          <w:szCs w:val="24"/>
        </w:rPr>
        <w:t xml:space="preserve"> </w:t>
      </w:r>
      <w:r w:rsidRPr="007E189D">
        <w:rPr>
          <w:rFonts w:eastAsiaTheme="minorEastAsia"/>
          <w:sz w:val="24"/>
          <w:szCs w:val="24"/>
        </w:rPr>
        <w:t>estimates of biomass</w:t>
      </w:r>
      <w:r w:rsidR="00CC51E0">
        <w:rPr>
          <w:rFonts w:eastAsiaTheme="minorEastAsia"/>
          <w:sz w:val="24"/>
          <w:szCs w:val="24"/>
        </w:rPr>
        <w:t xml:space="preserve"> per area</w:t>
      </w:r>
      <w:r w:rsidRPr="007E189D">
        <w:rPr>
          <w:rFonts w:eastAsiaTheme="minorEastAsia"/>
          <w:sz w:val="24"/>
          <w:szCs w:val="24"/>
        </w:rPr>
        <w:t xml:space="preserve"> by </w:t>
      </w:r>
      <w:r w:rsidR="004B41BE">
        <w:rPr>
          <w:rFonts w:eastAsiaTheme="minorEastAsia"/>
          <w:sz w:val="24"/>
          <w:szCs w:val="24"/>
        </w:rPr>
        <w:t xml:space="preserve">major vegetation type, and some representations also include estimates of biomass by fuel </w:t>
      </w:r>
      <w:r w:rsidR="004B21EC">
        <w:rPr>
          <w:rFonts w:eastAsiaTheme="minorEastAsia"/>
          <w:sz w:val="24"/>
          <w:szCs w:val="24"/>
        </w:rPr>
        <w:t xml:space="preserve">stratum </w:t>
      </w:r>
      <w:r w:rsidR="004B41BE">
        <w:rPr>
          <w:rFonts w:eastAsiaTheme="minorEastAsia"/>
          <w:sz w:val="24"/>
          <w:szCs w:val="24"/>
        </w:rPr>
        <w:t>category</w:t>
      </w:r>
      <w:r w:rsidRPr="007E189D">
        <w:rPr>
          <w:rFonts w:eastAsiaTheme="minorEastAsia"/>
          <w:sz w:val="24"/>
          <w:szCs w:val="24"/>
        </w:rPr>
        <w:t xml:space="preserve"> (e.g., </w:t>
      </w:r>
      <w:r w:rsidR="004B21EC">
        <w:rPr>
          <w:rFonts w:eastAsiaTheme="minorEastAsia"/>
          <w:sz w:val="24"/>
          <w:szCs w:val="24"/>
        </w:rPr>
        <w:t xml:space="preserve">canopy, </w:t>
      </w:r>
      <w:r w:rsidRPr="007E189D">
        <w:rPr>
          <w:rFonts w:eastAsiaTheme="minorEastAsia"/>
          <w:sz w:val="24"/>
          <w:szCs w:val="24"/>
        </w:rPr>
        <w:t xml:space="preserve">shrub, herbaceous, downed wood by size class, litter and organic soil or duff). For biomass or emissions inventories (e.g., US EPA 2017) </w:t>
      </w:r>
      <w:r w:rsidR="004B41BE">
        <w:rPr>
          <w:rFonts w:eastAsiaTheme="minorEastAsia"/>
          <w:sz w:val="24"/>
          <w:szCs w:val="24"/>
        </w:rPr>
        <w:t>fuel characteristics are summarized</w:t>
      </w:r>
      <w:r w:rsidRPr="007E189D">
        <w:rPr>
          <w:rFonts w:eastAsiaTheme="minorEastAsia"/>
          <w:sz w:val="24"/>
          <w:szCs w:val="24"/>
        </w:rPr>
        <w:t xml:space="preserve"> at relatively coarse scales (1-km pixels) and aggregate finer-scale variability</w:t>
      </w:r>
      <w:r w:rsidR="004B41BE">
        <w:rPr>
          <w:rFonts w:eastAsiaTheme="minorEastAsia"/>
          <w:sz w:val="24"/>
          <w:szCs w:val="24"/>
        </w:rPr>
        <w:t xml:space="preserve"> in vegetation</w:t>
      </w:r>
      <w:r w:rsidRPr="007E189D">
        <w:rPr>
          <w:rFonts w:eastAsiaTheme="minorEastAsia"/>
          <w:sz w:val="24"/>
          <w:szCs w:val="24"/>
        </w:rPr>
        <w:t xml:space="preserve">. </w:t>
      </w:r>
    </w:p>
    <w:p w14:paraId="4410CA5F" w14:textId="12A4B82C" w:rsidR="006153E5" w:rsidRPr="00C37B90" w:rsidRDefault="006153E5">
      <w:pPr>
        <w:ind w:firstLine="720"/>
        <w:rPr>
          <w:rFonts w:eastAsiaTheme="minorEastAsia"/>
          <w:sz w:val="24"/>
          <w:szCs w:val="24"/>
        </w:rPr>
      </w:pPr>
      <w:del w:id="3" w:author="Susan Prichard" w:date="2018-11-14T18:34:00Z">
        <w:r w:rsidRPr="4FC678A3" w:rsidDel="00984633">
          <w:rPr>
            <w:rFonts w:eastAsiaTheme="minorEastAsia"/>
            <w:sz w:val="24"/>
            <w:szCs w:val="24"/>
          </w:rPr>
          <w:delText xml:space="preserve">Advances are being made in biomass mapping that </w:delText>
        </w:r>
        <w:r w:rsidR="004D4249" w:rsidRPr="4FC678A3" w:rsidDel="00984633">
          <w:rPr>
            <w:rFonts w:eastAsiaTheme="minorEastAsia"/>
            <w:sz w:val="24"/>
            <w:szCs w:val="24"/>
          </w:rPr>
          <w:delText>rely</w:delText>
        </w:r>
        <w:r w:rsidR="004D4249" w:rsidRPr="00C37B90" w:rsidDel="00984633">
          <w:rPr>
            <w:rFonts w:eastAsiaTheme="minorEastAsia"/>
            <w:sz w:val="24"/>
            <w:szCs w:val="24"/>
          </w:rPr>
          <w:delText xml:space="preserve"> </w:delText>
        </w:r>
        <w:r w:rsidRPr="4FC678A3" w:rsidDel="00984633">
          <w:rPr>
            <w:rFonts w:eastAsiaTheme="minorEastAsia"/>
            <w:sz w:val="24"/>
            <w:szCs w:val="24"/>
          </w:rPr>
          <w:delText>on statistical relationships between field measures of biomass and remotely sensed datasets. Currently, satellite imagery such as Landsat Thematic Mapper (</w:delText>
        </w:r>
        <w:r w:rsidR="00851896" w:rsidDel="00984633">
          <w:rPr>
            <w:rFonts w:eastAsiaTheme="minorEastAsia"/>
            <w:sz w:val="24"/>
            <w:szCs w:val="24"/>
          </w:rPr>
          <w:delText>Landsat TM</w:delText>
        </w:r>
        <w:r w:rsidRPr="4FC678A3" w:rsidDel="00984633">
          <w:rPr>
            <w:rFonts w:eastAsiaTheme="minorEastAsia"/>
            <w:sz w:val="24"/>
            <w:szCs w:val="24"/>
          </w:rPr>
          <w:delText xml:space="preserve">) and repeat-pass </w:delText>
        </w:r>
        <w:r w:rsidRPr="4FC678A3" w:rsidDel="00984633">
          <w:rPr>
            <w:rFonts w:eastAsiaTheme="minorEastAsia"/>
            <w:color w:val="000000"/>
            <w:sz w:val="24"/>
            <w:szCs w:val="24"/>
            <w:shd w:val="clear" w:color="auto" w:fill="FFFFFF"/>
          </w:rPr>
          <w:delText>interferometric synthetic aperture radar such as Moderate Resolution Imaging Spectroradiometer</w:delText>
        </w:r>
        <w:r w:rsidRPr="00C37B90" w:rsidDel="00984633">
          <w:rPr>
            <w:rFonts w:eastAsiaTheme="minorEastAsia"/>
            <w:color w:val="000000"/>
            <w:sz w:val="24"/>
            <w:szCs w:val="24"/>
            <w:shd w:val="clear" w:color="auto" w:fill="FFFFFF"/>
          </w:rPr>
          <w:delText> (</w:delText>
        </w:r>
        <w:r w:rsidRPr="4FC678A3" w:rsidDel="00984633">
          <w:rPr>
            <w:rFonts w:eastAsiaTheme="minorEastAsia"/>
            <w:sz w:val="24"/>
            <w:szCs w:val="24"/>
          </w:rPr>
          <w:delText>MODIS) data layers</w:delText>
        </w:r>
        <w:r w:rsidRPr="00C37B90" w:rsidDel="00984633">
          <w:rPr>
            <w:rFonts w:eastAsiaTheme="minorEastAsia"/>
            <w:sz w:val="24"/>
            <w:szCs w:val="24"/>
          </w:rPr>
          <w:delText xml:space="preserve"> </w:delText>
        </w:r>
        <w:r w:rsidRPr="4FC678A3" w:rsidDel="00984633">
          <w:rPr>
            <w:rFonts w:eastAsiaTheme="minorEastAsia"/>
            <w:sz w:val="24"/>
            <w:szCs w:val="24"/>
          </w:rPr>
          <w:delText>can be used to map biomass and carbon (e.g., Thurner et al. 2014). Combinations of space</w:delText>
        </w:r>
        <w:r w:rsidR="005423DC" w:rsidDel="00984633">
          <w:rPr>
            <w:rFonts w:eastAsiaTheme="minorEastAsia"/>
            <w:sz w:val="24"/>
            <w:szCs w:val="24"/>
          </w:rPr>
          <w:delText>-</w:delText>
        </w:r>
        <w:r w:rsidRPr="4FC678A3" w:rsidDel="00984633">
          <w:rPr>
            <w:rFonts w:eastAsiaTheme="minorEastAsia"/>
            <w:sz w:val="24"/>
            <w:szCs w:val="24"/>
          </w:rPr>
          <w:delText>borne and airborne light detection and ranging</w:delText>
        </w:r>
        <w:r w:rsidRPr="00C37B90" w:rsidDel="00984633">
          <w:rPr>
            <w:rFonts w:eastAsiaTheme="minorEastAsia"/>
            <w:sz w:val="24"/>
            <w:szCs w:val="24"/>
          </w:rPr>
          <w:delText xml:space="preserve"> (</w:delText>
        </w:r>
        <w:r w:rsidRPr="4FC678A3" w:rsidDel="00984633">
          <w:rPr>
            <w:rFonts w:eastAsiaTheme="minorEastAsia"/>
            <w:sz w:val="24"/>
            <w:szCs w:val="24"/>
          </w:rPr>
          <w:delText>LiDAR) offer promising advances in higher-resolution vegetation mapping</w:delText>
        </w:r>
        <w:r w:rsidRPr="00C37B90" w:rsidDel="00984633">
          <w:rPr>
            <w:rFonts w:eastAsiaTheme="minorEastAsia"/>
            <w:sz w:val="24"/>
            <w:szCs w:val="24"/>
          </w:rPr>
          <w:delText xml:space="preserve"> </w:delText>
        </w:r>
        <w:r w:rsidRPr="4FC678A3" w:rsidDel="00984633">
          <w:rPr>
            <w:rFonts w:eastAsiaTheme="minorEastAsia"/>
            <w:sz w:val="24"/>
            <w:szCs w:val="24"/>
          </w:rPr>
          <w:delText xml:space="preserve">because LiDAR methods can penetrate </w:delText>
        </w:r>
        <w:r w:rsidR="00C73299" w:rsidDel="00984633">
          <w:rPr>
            <w:rFonts w:eastAsiaTheme="minorEastAsia"/>
            <w:sz w:val="24"/>
            <w:szCs w:val="24"/>
          </w:rPr>
          <w:delText xml:space="preserve">upper canopy </w:delText>
        </w:r>
        <w:r w:rsidRPr="4FC678A3" w:rsidDel="00984633">
          <w:rPr>
            <w:rFonts w:eastAsiaTheme="minorEastAsia"/>
            <w:sz w:val="24"/>
            <w:szCs w:val="24"/>
          </w:rPr>
          <w:delText>layers and do not</w:delText>
        </w:r>
        <w:r w:rsidRPr="00C37B90" w:rsidDel="00984633">
          <w:rPr>
            <w:rFonts w:eastAsiaTheme="minorEastAsia"/>
            <w:sz w:val="24"/>
            <w:szCs w:val="24"/>
          </w:rPr>
          <w:delText xml:space="preserve"> </w:delText>
        </w:r>
        <w:r w:rsidRPr="4FC678A3" w:rsidDel="00984633">
          <w:rPr>
            <w:rFonts w:eastAsiaTheme="minorEastAsia"/>
            <w:sz w:val="24"/>
            <w:szCs w:val="24"/>
          </w:rPr>
          <w:delText>have oversaturation errors as with other satellite imagery associated with high above-ground biomass</w:delText>
        </w:r>
        <w:r w:rsidRPr="00C37B90" w:rsidDel="00984633">
          <w:rPr>
            <w:rFonts w:eastAsiaTheme="minorEastAsia"/>
            <w:sz w:val="24"/>
            <w:szCs w:val="24"/>
          </w:rPr>
          <w:delText xml:space="preserve"> (</w:delText>
        </w:r>
        <w:r w:rsidRPr="4FC678A3" w:rsidDel="00984633">
          <w:rPr>
            <w:rFonts w:eastAsiaTheme="minorEastAsia"/>
            <w:sz w:val="24"/>
            <w:szCs w:val="24"/>
          </w:rPr>
          <w:delText xml:space="preserve">Boudreau et al. 2008, Hu et al. 2016). </w:delText>
        </w:r>
      </w:del>
      <w:r w:rsidR="00732E42">
        <w:rPr>
          <w:rFonts w:eastAsiaTheme="minorEastAsia"/>
          <w:sz w:val="24"/>
          <w:szCs w:val="24"/>
        </w:rPr>
        <w:t>Remotely</w:t>
      </w:r>
      <w:r w:rsidR="00C73299">
        <w:rPr>
          <w:rFonts w:eastAsiaTheme="minorEastAsia"/>
          <w:sz w:val="24"/>
          <w:szCs w:val="24"/>
        </w:rPr>
        <w:t xml:space="preserve"> sensed datasets are generally useful for charact</w:t>
      </w:r>
      <w:r w:rsidR="00732E42">
        <w:rPr>
          <w:rFonts w:eastAsiaTheme="minorEastAsia"/>
          <w:sz w:val="24"/>
          <w:szCs w:val="24"/>
        </w:rPr>
        <w:t xml:space="preserve">erizing upper canopy fuels of dense forests and shrublands but </w:t>
      </w:r>
      <w:r w:rsidR="004B41BE">
        <w:rPr>
          <w:rFonts w:eastAsiaTheme="minorEastAsia"/>
          <w:sz w:val="24"/>
          <w:szCs w:val="24"/>
        </w:rPr>
        <w:t>are not suitable for</w:t>
      </w:r>
      <w:r w:rsidR="00732E42">
        <w:rPr>
          <w:rFonts w:eastAsiaTheme="minorEastAsia"/>
          <w:sz w:val="24"/>
          <w:szCs w:val="24"/>
        </w:rPr>
        <w:t xml:space="preserve"> surface fuel characterization.</w:t>
      </w:r>
      <w:r w:rsidR="002B51F2">
        <w:rPr>
          <w:rFonts w:eastAsiaTheme="minorEastAsia"/>
          <w:sz w:val="24"/>
          <w:szCs w:val="24"/>
        </w:rPr>
        <w:t xml:space="preserve"> </w:t>
      </w:r>
      <w:r w:rsidR="00851896">
        <w:rPr>
          <w:rFonts w:eastAsiaTheme="minorEastAsia"/>
          <w:sz w:val="24"/>
          <w:szCs w:val="24"/>
        </w:rPr>
        <w:t>Because surface fuels are</w:t>
      </w:r>
      <w:r w:rsidR="00732E42">
        <w:rPr>
          <w:rFonts w:eastAsiaTheme="minorEastAsia"/>
          <w:sz w:val="24"/>
          <w:szCs w:val="24"/>
        </w:rPr>
        <w:t xml:space="preserve"> highly variable and</w:t>
      </w:r>
      <w:r w:rsidR="00851896">
        <w:rPr>
          <w:rFonts w:eastAsiaTheme="minorEastAsia"/>
          <w:sz w:val="24"/>
          <w:szCs w:val="24"/>
        </w:rPr>
        <w:t xml:space="preserve"> are not easily predicted from canopy </w:t>
      </w:r>
      <w:r w:rsidR="00612C2F">
        <w:rPr>
          <w:rFonts w:eastAsiaTheme="minorEastAsia"/>
          <w:sz w:val="24"/>
          <w:szCs w:val="24"/>
        </w:rPr>
        <w:t>information</w:t>
      </w:r>
      <w:r w:rsidR="00732E42">
        <w:rPr>
          <w:rFonts w:eastAsiaTheme="minorEastAsia"/>
          <w:sz w:val="24"/>
          <w:szCs w:val="24"/>
        </w:rPr>
        <w:t xml:space="preserve">, </w:t>
      </w:r>
      <w:r w:rsidR="00851896">
        <w:rPr>
          <w:rFonts w:eastAsiaTheme="minorEastAsia"/>
          <w:sz w:val="24"/>
          <w:szCs w:val="24"/>
        </w:rPr>
        <w:t>there are generally high misclassification rates when canopy fuels data are used</w:t>
      </w:r>
      <w:r w:rsidR="00612C2F">
        <w:rPr>
          <w:rFonts w:eastAsiaTheme="minorEastAsia"/>
          <w:sz w:val="24"/>
          <w:szCs w:val="24"/>
        </w:rPr>
        <w:t xml:space="preserve"> to predict surface fuels (</w:t>
      </w:r>
      <w:r w:rsidR="00612C2F" w:rsidRPr="000763F8">
        <w:rPr>
          <w:rFonts w:eastAsiaTheme="minorEastAsia"/>
          <w:sz w:val="24"/>
          <w:szCs w:val="24"/>
          <w:highlight w:val="yellow"/>
          <w:rPrChange w:id="4" w:author="Susan Prichard" w:date="2018-11-14T15:19:00Z">
            <w:rPr>
              <w:rFonts w:eastAsiaTheme="minorEastAsia"/>
              <w:sz w:val="24"/>
              <w:szCs w:val="24"/>
            </w:rPr>
          </w:rPrChange>
        </w:rPr>
        <w:t>REFS</w:t>
      </w:r>
      <w:r w:rsidR="00612C2F">
        <w:rPr>
          <w:rFonts w:eastAsiaTheme="minorEastAsia"/>
          <w:sz w:val="24"/>
          <w:szCs w:val="24"/>
        </w:rPr>
        <w:t>)</w:t>
      </w:r>
      <w:r w:rsidR="00732E42">
        <w:rPr>
          <w:rFonts w:eastAsiaTheme="minorEastAsia"/>
          <w:sz w:val="24"/>
          <w:szCs w:val="24"/>
        </w:rPr>
        <w:t>.</w:t>
      </w:r>
      <w:r w:rsidR="004B41BE">
        <w:rPr>
          <w:rFonts w:eastAsiaTheme="minorEastAsia"/>
          <w:sz w:val="24"/>
          <w:szCs w:val="24"/>
        </w:rPr>
        <w:t xml:space="preserve"> In addition, the majority of combustible biomass of surface fuels is within the first 10-cm of the </w:t>
      </w:r>
      <w:proofErr w:type="spellStart"/>
      <w:r w:rsidR="004B41BE">
        <w:rPr>
          <w:rFonts w:eastAsiaTheme="minorEastAsia"/>
          <w:sz w:val="24"/>
          <w:szCs w:val="24"/>
        </w:rPr>
        <w:t>fuelbed</w:t>
      </w:r>
      <w:proofErr w:type="spellEnd"/>
      <w:r w:rsidR="004B41BE">
        <w:rPr>
          <w:rFonts w:eastAsiaTheme="minorEastAsia"/>
          <w:sz w:val="24"/>
          <w:szCs w:val="24"/>
        </w:rPr>
        <w:t xml:space="preserve"> and often composed of intermixed live and dead vegetation including shrubs, grasses, downed wood and litter that is difficult to quantify from remotely sensed imagery</w:t>
      </w:r>
      <w:r w:rsidR="00612C2F">
        <w:rPr>
          <w:rFonts w:eastAsiaTheme="minorEastAsia"/>
          <w:sz w:val="24"/>
          <w:szCs w:val="24"/>
        </w:rPr>
        <w:t xml:space="preserve"> (Rowell XXXX)</w:t>
      </w:r>
      <w:r w:rsidR="004B41BE">
        <w:rPr>
          <w:rFonts w:eastAsiaTheme="minorEastAsia"/>
          <w:sz w:val="24"/>
          <w:szCs w:val="24"/>
        </w:rPr>
        <w:t>.</w:t>
      </w:r>
    </w:p>
    <w:p w14:paraId="533071E8" w14:textId="119BBABF" w:rsidR="006153E5" w:rsidRPr="00C37B90" w:rsidDel="000763F8" w:rsidRDefault="00732E42" w:rsidP="008453C7">
      <w:pPr>
        <w:ind w:firstLine="720"/>
        <w:rPr>
          <w:del w:id="5" w:author="Susan Prichard" w:date="2018-11-14T15:25:00Z"/>
          <w:rFonts w:eastAsiaTheme="minorEastAsia"/>
          <w:sz w:val="24"/>
          <w:szCs w:val="24"/>
        </w:rPr>
      </w:pPr>
      <w:r>
        <w:rPr>
          <w:rFonts w:eastAsiaTheme="minorEastAsia"/>
          <w:sz w:val="24"/>
          <w:szCs w:val="24"/>
        </w:rPr>
        <w:t xml:space="preserve">Uncertainty in biomass estimates underlies any existing fuel classification </w:t>
      </w:r>
      <w:r w:rsidR="00851896">
        <w:rPr>
          <w:rFonts w:eastAsiaTheme="minorEastAsia"/>
          <w:sz w:val="24"/>
          <w:szCs w:val="24"/>
        </w:rPr>
        <w:t>and</w:t>
      </w:r>
      <w:r>
        <w:rPr>
          <w:rFonts w:eastAsiaTheme="minorEastAsia"/>
          <w:sz w:val="24"/>
          <w:szCs w:val="24"/>
        </w:rPr>
        <w:t xml:space="preserve"> </w:t>
      </w:r>
      <w:r w:rsidR="006153E5" w:rsidRPr="007E189D">
        <w:rPr>
          <w:rFonts w:eastAsiaTheme="minorEastAsia"/>
          <w:sz w:val="24"/>
          <w:szCs w:val="24"/>
        </w:rPr>
        <w:t>is generally not acknowledged, much less quantified (</w:t>
      </w:r>
      <w:proofErr w:type="spellStart"/>
      <w:r w:rsidR="006153E5" w:rsidRPr="007E189D">
        <w:rPr>
          <w:rFonts w:eastAsiaTheme="minorEastAsia"/>
          <w:sz w:val="24"/>
          <w:szCs w:val="24"/>
        </w:rPr>
        <w:t>Congalton</w:t>
      </w:r>
      <w:proofErr w:type="spellEnd"/>
      <w:r w:rsidR="006153E5" w:rsidRPr="007E189D">
        <w:rPr>
          <w:rFonts w:eastAsiaTheme="minorEastAsia"/>
          <w:sz w:val="24"/>
          <w:szCs w:val="24"/>
        </w:rPr>
        <w:t xml:space="preserve"> et al. 2014</w:t>
      </w:r>
      <w:r w:rsidR="00BF3BBD" w:rsidRPr="00C37B90">
        <w:rPr>
          <w:rFonts w:eastAsiaTheme="minorEastAsia"/>
          <w:sz w:val="24"/>
          <w:szCs w:val="24"/>
        </w:rPr>
        <w:t xml:space="preserve">; </w:t>
      </w:r>
      <w:r w:rsidR="00BF3BBD">
        <w:rPr>
          <w:rFonts w:eastAsiaTheme="minorEastAsia"/>
          <w:sz w:val="24"/>
          <w:szCs w:val="24"/>
        </w:rPr>
        <w:t>Urbanski et al. 2011</w:t>
      </w:r>
      <w:r w:rsidR="006153E5" w:rsidRPr="00C37B90">
        <w:rPr>
          <w:rFonts w:eastAsiaTheme="minorEastAsia"/>
          <w:sz w:val="24"/>
          <w:szCs w:val="24"/>
        </w:rPr>
        <w:t xml:space="preserve">). </w:t>
      </w:r>
      <w:ins w:id="6" w:author="Maureen C Kennedy" w:date="2018-11-09T07:25:00Z">
        <w:r w:rsidR="000401DF">
          <w:rPr>
            <w:rFonts w:eastAsiaTheme="minorEastAsia"/>
            <w:sz w:val="24"/>
            <w:szCs w:val="24"/>
          </w:rPr>
          <w:t>In general</w:t>
        </w:r>
      </w:ins>
      <w:ins w:id="7" w:author="Susan Prichard" w:date="2018-11-14T15:21:00Z">
        <w:r w:rsidR="000763F8">
          <w:rPr>
            <w:rFonts w:eastAsiaTheme="minorEastAsia"/>
            <w:sz w:val="24"/>
            <w:szCs w:val="24"/>
          </w:rPr>
          <w:t>,</w:t>
        </w:r>
      </w:ins>
      <w:ins w:id="8" w:author="Maureen C Kennedy" w:date="2018-11-09T07:25:00Z">
        <w:r w:rsidR="000401DF">
          <w:rPr>
            <w:rFonts w:eastAsiaTheme="minorEastAsia"/>
            <w:sz w:val="24"/>
            <w:szCs w:val="24"/>
          </w:rPr>
          <w:t xml:space="preserve"> </w:t>
        </w:r>
        <w:del w:id="9" w:author="Susan Prichard" w:date="2018-11-14T15:19:00Z">
          <w:r w:rsidR="000401DF" w:rsidDel="000763F8">
            <w:rPr>
              <w:rFonts w:eastAsiaTheme="minorEastAsia"/>
              <w:sz w:val="24"/>
              <w:szCs w:val="24"/>
            </w:rPr>
            <w:delText xml:space="preserve">it is the point estimate of biomass that is used in </w:delText>
          </w:r>
        </w:del>
        <w:r w:rsidR="000401DF">
          <w:rPr>
            <w:rFonts w:eastAsiaTheme="minorEastAsia"/>
            <w:sz w:val="24"/>
            <w:szCs w:val="24"/>
          </w:rPr>
          <w:t>regional assessments</w:t>
        </w:r>
      </w:ins>
      <w:ins w:id="10" w:author="Susan Prichard" w:date="2018-11-14T15:19:00Z">
        <w:r w:rsidR="000763F8">
          <w:rPr>
            <w:rFonts w:eastAsiaTheme="minorEastAsia"/>
            <w:sz w:val="24"/>
            <w:szCs w:val="24"/>
          </w:rPr>
          <w:t xml:space="preserve"> use point-based </w:t>
        </w:r>
        <w:proofErr w:type="spellStart"/>
        <w:r w:rsidR="000763F8">
          <w:rPr>
            <w:rFonts w:eastAsiaTheme="minorEastAsia"/>
            <w:sz w:val="24"/>
            <w:szCs w:val="24"/>
          </w:rPr>
          <w:t xml:space="preserve">estimates </w:t>
        </w:r>
      </w:ins>
      <w:ins w:id="11" w:author="Maureen C Kennedy" w:date="2018-11-09T07:25:00Z">
        <w:del w:id="12" w:author="Susan Prichard" w:date="2018-11-14T15:19:00Z">
          <w:r w:rsidR="000401DF" w:rsidDel="000763F8">
            <w:rPr>
              <w:rFonts w:eastAsiaTheme="minorEastAsia"/>
              <w:sz w:val="24"/>
              <w:szCs w:val="24"/>
            </w:rPr>
            <w:delText xml:space="preserve">, </w:delText>
          </w:r>
        </w:del>
        <w:r w:rsidR="000401DF">
          <w:rPr>
            <w:rFonts w:eastAsiaTheme="minorEastAsia"/>
            <w:sz w:val="24"/>
            <w:szCs w:val="24"/>
          </w:rPr>
          <w:t>as</w:t>
        </w:r>
        <w:proofErr w:type="spellEnd"/>
        <w:r w:rsidR="000401DF">
          <w:rPr>
            <w:rFonts w:eastAsiaTheme="minorEastAsia"/>
            <w:sz w:val="24"/>
            <w:szCs w:val="24"/>
          </w:rPr>
          <w:t xml:space="preserve"> input</w:t>
        </w:r>
      </w:ins>
      <w:ins w:id="13" w:author="Susan Prichard" w:date="2018-11-14T15:19:00Z">
        <w:r w:rsidR="000763F8">
          <w:rPr>
            <w:rFonts w:eastAsiaTheme="minorEastAsia"/>
            <w:sz w:val="24"/>
            <w:szCs w:val="24"/>
          </w:rPr>
          <w:t>s</w:t>
        </w:r>
      </w:ins>
      <w:ins w:id="14" w:author="Maureen C Kennedy" w:date="2018-11-09T07:25:00Z">
        <w:r w:rsidR="000401DF">
          <w:rPr>
            <w:rFonts w:eastAsiaTheme="minorEastAsia"/>
            <w:sz w:val="24"/>
            <w:szCs w:val="24"/>
          </w:rPr>
          <w:t xml:space="preserve"> to model applications</w:t>
        </w:r>
        <w:del w:id="15" w:author="Susan Prichard" w:date="2018-11-14T15:19:00Z">
          <w:r w:rsidR="000401DF" w:rsidDel="000763F8">
            <w:rPr>
              <w:rFonts w:eastAsiaTheme="minorEastAsia"/>
              <w:sz w:val="24"/>
              <w:szCs w:val="24"/>
            </w:rPr>
            <w:delText>,</w:delText>
          </w:r>
        </w:del>
        <w:r w:rsidR="000401DF">
          <w:rPr>
            <w:rFonts w:eastAsiaTheme="minorEastAsia"/>
            <w:sz w:val="24"/>
            <w:szCs w:val="24"/>
          </w:rPr>
          <w:t xml:space="preserve"> and to inform management decision</w:t>
        </w:r>
      </w:ins>
      <w:ins w:id="16" w:author="Susan Prichard" w:date="2018-11-14T15:20:00Z">
        <w:r w:rsidR="000763F8">
          <w:rPr>
            <w:rFonts w:eastAsiaTheme="minorEastAsia"/>
            <w:sz w:val="24"/>
            <w:szCs w:val="24"/>
          </w:rPr>
          <w:t>s</w:t>
        </w:r>
      </w:ins>
      <w:ins w:id="17" w:author="Maureen C Kennedy" w:date="2018-11-09T07:25:00Z">
        <w:del w:id="18" w:author="Susan Prichard" w:date="2018-11-14T15:20:00Z">
          <w:r w:rsidR="000401DF" w:rsidDel="000763F8">
            <w:rPr>
              <w:rFonts w:eastAsiaTheme="minorEastAsia"/>
              <w:sz w:val="24"/>
              <w:szCs w:val="24"/>
            </w:rPr>
            <w:delText>s</w:delText>
          </w:r>
        </w:del>
      </w:ins>
      <w:ins w:id="19" w:author="Maureen C Kennedy" w:date="2018-11-09T07:26:00Z">
        <w:del w:id="20" w:author="Susan Prichard" w:date="2018-11-14T15:20:00Z">
          <w:r w:rsidR="000401DF" w:rsidDel="000763F8">
            <w:rPr>
              <w:rFonts w:eastAsiaTheme="minorEastAsia"/>
              <w:sz w:val="24"/>
              <w:szCs w:val="24"/>
            </w:rPr>
            <w:delText>—a point estimate of biomass yields a single point prediction from model applications</w:delText>
          </w:r>
        </w:del>
        <w:r w:rsidR="000401DF">
          <w:rPr>
            <w:rFonts w:eastAsiaTheme="minorEastAsia"/>
            <w:sz w:val="24"/>
            <w:szCs w:val="24"/>
          </w:rPr>
          <w:t xml:space="preserve">. However, </w:t>
        </w:r>
      </w:ins>
      <w:del w:id="21" w:author="Maureen C Kennedy" w:date="2018-11-09T07:26:00Z">
        <w:r w:rsidR="00913E54" w:rsidDel="000401DF">
          <w:rPr>
            <w:rFonts w:eastAsiaTheme="minorEastAsia"/>
            <w:sz w:val="24"/>
            <w:szCs w:val="24"/>
          </w:rPr>
          <w:delText>W</w:delText>
        </w:r>
      </w:del>
      <w:ins w:id="22" w:author="Maureen C Kennedy" w:date="2018-11-09T07:26:00Z">
        <w:r w:rsidR="000401DF">
          <w:rPr>
            <w:rFonts w:eastAsiaTheme="minorEastAsia"/>
            <w:sz w:val="24"/>
            <w:szCs w:val="24"/>
          </w:rPr>
          <w:t>w</w:t>
        </w:r>
      </w:ins>
      <w:r w:rsidR="00913E54">
        <w:rPr>
          <w:rFonts w:eastAsiaTheme="minorEastAsia"/>
          <w:sz w:val="24"/>
          <w:szCs w:val="24"/>
        </w:rPr>
        <w:t xml:space="preserve">hether </w:t>
      </w:r>
      <w:ins w:id="23" w:author="Maureen C Kennedy" w:date="2018-11-09T07:26:00Z">
        <w:r w:rsidR="000401DF">
          <w:rPr>
            <w:rFonts w:eastAsiaTheme="minorEastAsia"/>
            <w:sz w:val="24"/>
            <w:szCs w:val="24"/>
          </w:rPr>
          <w:t xml:space="preserve">the biomass is </w:t>
        </w:r>
      </w:ins>
      <w:r w:rsidR="00913E54">
        <w:rPr>
          <w:rFonts w:eastAsiaTheme="minorEastAsia"/>
          <w:sz w:val="24"/>
          <w:szCs w:val="24"/>
        </w:rPr>
        <w:t>empirically</w:t>
      </w:r>
      <w:ins w:id="24" w:author="Maureen C Kennedy" w:date="2018-11-09T07:24:00Z">
        <w:r w:rsidR="000401DF">
          <w:rPr>
            <w:rFonts w:eastAsiaTheme="minorEastAsia"/>
            <w:sz w:val="24"/>
            <w:szCs w:val="24"/>
          </w:rPr>
          <w:t xml:space="preserve"> estimated</w:t>
        </w:r>
      </w:ins>
      <w:r w:rsidR="00913E54">
        <w:rPr>
          <w:rFonts w:eastAsiaTheme="minorEastAsia"/>
          <w:sz w:val="24"/>
          <w:szCs w:val="24"/>
        </w:rPr>
        <w:t xml:space="preserve"> or modeled,</w:t>
      </w:r>
      <w:r w:rsidR="00F378F9">
        <w:rPr>
          <w:rFonts w:eastAsiaTheme="minorEastAsia"/>
          <w:sz w:val="24"/>
          <w:szCs w:val="24"/>
        </w:rPr>
        <w:t xml:space="preserve"> </w:t>
      </w:r>
      <w:ins w:id="25" w:author="Maureen C Kennedy" w:date="2018-11-09T07:27:00Z">
        <w:r w:rsidR="000401DF">
          <w:rPr>
            <w:rFonts w:eastAsiaTheme="minorEastAsia"/>
            <w:sz w:val="24"/>
            <w:szCs w:val="24"/>
          </w:rPr>
          <w:t xml:space="preserve">the biomass assigned to </w:t>
        </w:r>
      </w:ins>
      <w:r w:rsidR="00F378F9">
        <w:rPr>
          <w:rFonts w:eastAsiaTheme="minorEastAsia"/>
          <w:sz w:val="24"/>
          <w:szCs w:val="24"/>
        </w:rPr>
        <w:t xml:space="preserve">each mapped pixel </w:t>
      </w:r>
      <w:r w:rsidR="00913E54">
        <w:rPr>
          <w:rFonts w:eastAsiaTheme="minorEastAsia"/>
          <w:sz w:val="24"/>
          <w:szCs w:val="24"/>
        </w:rPr>
        <w:t>has</w:t>
      </w:r>
      <w:r w:rsidR="00F378F9">
        <w:rPr>
          <w:rFonts w:eastAsiaTheme="minorEastAsia"/>
          <w:sz w:val="24"/>
          <w:szCs w:val="24"/>
        </w:rPr>
        <w:t xml:space="preserve"> </w:t>
      </w:r>
      <w:del w:id="26" w:author="Susan Prichard" w:date="2018-11-14T15:20:00Z">
        <w:r w:rsidR="00913E54" w:rsidDel="000763F8">
          <w:rPr>
            <w:rFonts w:eastAsiaTheme="minorEastAsia"/>
            <w:sz w:val="24"/>
            <w:szCs w:val="24"/>
          </w:rPr>
          <w:delText>associated</w:delText>
        </w:r>
      </w:del>
      <w:ins w:id="27" w:author="Maureen C Kennedy" w:date="2018-11-09T07:24:00Z">
        <w:del w:id="28" w:author="Susan Prichard" w:date="2018-11-14T15:20:00Z">
          <w:r w:rsidR="000401DF" w:rsidDel="000763F8">
            <w:rPr>
              <w:rFonts w:eastAsiaTheme="minorEastAsia"/>
              <w:sz w:val="24"/>
              <w:szCs w:val="24"/>
            </w:rPr>
            <w:delText xml:space="preserve"> </w:delText>
          </w:r>
        </w:del>
      </w:ins>
      <w:ins w:id="29" w:author="Susan Prichard" w:date="2018-11-14T15:20:00Z">
        <w:r w:rsidR="000763F8">
          <w:rPr>
            <w:rFonts w:eastAsiaTheme="minorEastAsia"/>
            <w:sz w:val="24"/>
            <w:szCs w:val="24"/>
          </w:rPr>
          <w:t>inherent</w:t>
        </w:r>
        <w:r w:rsidR="000763F8">
          <w:rPr>
            <w:rFonts w:eastAsiaTheme="minorEastAsia"/>
            <w:sz w:val="24"/>
            <w:szCs w:val="24"/>
          </w:rPr>
          <w:t xml:space="preserve"> </w:t>
        </w:r>
      </w:ins>
      <w:ins w:id="30" w:author="Maureen C Kennedy" w:date="2018-11-09T07:24:00Z">
        <w:r w:rsidR="000401DF">
          <w:rPr>
            <w:rFonts w:eastAsiaTheme="minorEastAsia"/>
            <w:sz w:val="24"/>
            <w:szCs w:val="24"/>
          </w:rPr>
          <w:t>sampling or prediction</w:t>
        </w:r>
      </w:ins>
      <w:r w:rsidR="00913E54">
        <w:rPr>
          <w:rFonts w:eastAsiaTheme="minorEastAsia"/>
          <w:sz w:val="24"/>
          <w:szCs w:val="24"/>
        </w:rPr>
        <w:t xml:space="preserve"> error</w:t>
      </w:r>
      <w:del w:id="31" w:author="Maureen C Kennedy" w:date="2018-11-09T07:24:00Z">
        <w:r w:rsidR="00BF3BBD" w:rsidDel="000401DF">
          <w:rPr>
            <w:rFonts w:eastAsiaTheme="minorEastAsia"/>
            <w:sz w:val="24"/>
            <w:szCs w:val="24"/>
          </w:rPr>
          <w:delText xml:space="preserve"> (e.g., the standard error of the mean)</w:delText>
        </w:r>
      </w:del>
      <w:r w:rsidR="00F378F9">
        <w:rPr>
          <w:rFonts w:eastAsiaTheme="minorEastAsia"/>
          <w:sz w:val="24"/>
          <w:szCs w:val="24"/>
        </w:rPr>
        <w:t>.</w:t>
      </w:r>
      <w:ins w:id="32" w:author="Maureen C Kennedy" w:date="2018-11-09T07:27:00Z">
        <w:r w:rsidR="000401DF">
          <w:rPr>
            <w:rFonts w:eastAsiaTheme="minorEastAsia"/>
            <w:sz w:val="24"/>
            <w:szCs w:val="24"/>
          </w:rPr>
          <w:t xml:space="preserve"> </w:t>
        </w:r>
      </w:ins>
      <w:ins w:id="33" w:author="Maureen C Kennedy" w:date="2018-11-09T07:29:00Z">
        <w:r w:rsidR="000401DF">
          <w:rPr>
            <w:rFonts w:eastAsiaTheme="minorEastAsia"/>
            <w:sz w:val="24"/>
            <w:szCs w:val="24"/>
          </w:rPr>
          <w:t xml:space="preserve">To avoid </w:t>
        </w:r>
      </w:ins>
      <w:ins w:id="34" w:author="Susan Prichard" w:date="2018-11-14T15:21:00Z">
        <w:r w:rsidR="000763F8">
          <w:rPr>
            <w:rFonts w:eastAsiaTheme="minorEastAsia"/>
            <w:sz w:val="24"/>
            <w:szCs w:val="24"/>
          </w:rPr>
          <w:t xml:space="preserve">false </w:t>
        </w:r>
      </w:ins>
      <w:ins w:id="35" w:author="Maureen C Kennedy" w:date="2018-11-09T07:29:00Z">
        <w:del w:id="36" w:author="Susan Prichard" w:date="2018-11-14T15:21:00Z">
          <w:r w:rsidR="000401DF" w:rsidDel="000763F8">
            <w:rPr>
              <w:rFonts w:eastAsiaTheme="minorEastAsia"/>
              <w:sz w:val="24"/>
              <w:szCs w:val="24"/>
            </w:rPr>
            <w:delText>pseudo</w:delText>
          </w:r>
        </w:del>
      </w:ins>
      <w:ins w:id="37" w:author="Maureen C Kennedy" w:date="2018-11-13T06:43:00Z">
        <w:del w:id="38" w:author="Susan Prichard" w:date="2018-11-14T15:21:00Z">
          <w:r w:rsidR="00BA2CAD" w:rsidDel="000763F8">
            <w:rPr>
              <w:rFonts w:eastAsiaTheme="minorEastAsia"/>
              <w:sz w:val="24"/>
              <w:szCs w:val="24"/>
            </w:rPr>
            <w:delText>-</w:delText>
          </w:r>
        </w:del>
      </w:ins>
      <w:ins w:id="39" w:author="Maureen C Kennedy" w:date="2018-11-09T07:29:00Z">
        <w:r w:rsidR="000401DF">
          <w:rPr>
            <w:rFonts w:eastAsiaTheme="minorEastAsia"/>
            <w:sz w:val="24"/>
            <w:szCs w:val="24"/>
          </w:rPr>
          <w:t xml:space="preserve">precision in biomass estimates and </w:t>
        </w:r>
      </w:ins>
      <w:ins w:id="40" w:author="Maureen C Kennedy" w:date="2018-11-09T07:30:00Z">
        <w:r w:rsidR="000401DF">
          <w:rPr>
            <w:rFonts w:eastAsiaTheme="minorEastAsia"/>
            <w:sz w:val="24"/>
            <w:szCs w:val="24"/>
          </w:rPr>
          <w:t xml:space="preserve">resulting model predictions, it is imperative to </w:t>
        </w:r>
      </w:ins>
      <w:ins w:id="41" w:author="Maureen C Kennedy" w:date="2018-11-09T07:31:00Z">
        <w:del w:id="42" w:author="Susan Prichard" w:date="2018-11-14T15:22:00Z">
          <w:r w:rsidR="000401DF" w:rsidDel="000763F8">
            <w:rPr>
              <w:rFonts w:eastAsiaTheme="minorEastAsia"/>
              <w:sz w:val="24"/>
              <w:szCs w:val="24"/>
            </w:rPr>
            <w:lastRenderedPageBreak/>
            <w:delText>quantify</w:delText>
          </w:r>
        </w:del>
      </w:ins>
      <w:ins w:id="43" w:author="Maureen C Kennedy" w:date="2018-11-09T07:30:00Z">
        <w:del w:id="44" w:author="Susan Prichard" w:date="2018-11-14T15:22:00Z">
          <w:r w:rsidR="000401DF" w:rsidDel="000763F8">
            <w:rPr>
              <w:rFonts w:eastAsiaTheme="minorEastAsia"/>
              <w:sz w:val="24"/>
              <w:szCs w:val="24"/>
            </w:rPr>
            <w:delText xml:space="preserve"> credible</w:delText>
          </w:r>
        </w:del>
      </w:ins>
      <w:ins w:id="45" w:author="Susan Prichard" w:date="2018-11-14T15:22:00Z">
        <w:r w:rsidR="000763F8">
          <w:rPr>
            <w:rFonts w:eastAsiaTheme="minorEastAsia"/>
            <w:sz w:val="24"/>
            <w:szCs w:val="24"/>
          </w:rPr>
          <w:t>inform</w:t>
        </w:r>
      </w:ins>
      <w:ins w:id="46" w:author="Maureen C Kennedy" w:date="2018-11-09T07:30:00Z">
        <w:r w:rsidR="000401DF">
          <w:rPr>
            <w:rFonts w:eastAsiaTheme="minorEastAsia"/>
            <w:sz w:val="24"/>
            <w:szCs w:val="24"/>
          </w:rPr>
          <w:t xml:space="preserve"> uncertainty bounds on mapped biomass values</w:t>
        </w:r>
      </w:ins>
      <w:r w:rsidR="00F378F9">
        <w:rPr>
          <w:rFonts w:eastAsiaTheme="minorEastAsia"/>
          <w:sz w:val="24"/>
          <w:szCs w:val="24"/>
        </w:rPr>
        <w:t xml:space="preserve"> </w:t>
      </w:r>
      <w:ins w:id="47" w:author="Maureen C Kennedy" w:date="2018-11-09T07:32:00Z">
        <w:r w:rsidR="000401DF">
          <w:rPr>
            <w:rFonts w:eastAsiaTheme="minorEastAsia"/>
            <w:sz w:val="24"/>
            <w:szCs w:val="24"/>
          </w:rPr>
          <w:t xml:space="preserve">and how </w:t>
        </w:r>
        <w:del w:id="48" w:author="Susan Prichard" w:date="2018-11-14T15:22:00Z">
          <w:r w:rsidR="000401DF" w:rsidDel="000763F8">
            <w:rPr>
              <w:rFonts w:eastAsiaTheme="minorEastAsia"/>
              <w:sz w:val="24"/>
              <w:szCs w:val="24"/>
            </w:rPr>
            <w:delText>those uncertainty bounds</w:delText>
          </w:r>
        </w:del>
      </w:ins>
      <w:ins w:id="49" w:author="Susan Prichard" w:date="2018-11-14T15:22:00Z">
        <w:r w:rsidR="000763F8">
          <w:rPr>
            <w:rFonts w:eastAsiaTheme="minorEastAsia"/>
            <w:sz w:val="24"/>
            <w:szCs w:val="24"/>
          </w:rPr>
          <w:t>uncertainty is</w:t>
        </w:r>
      </w:ins>
      <w:ins w:id="50" w:author="Maureen C Kennedy" w:date="2018-11-09T07:32:00Z">
        <w:r w:rsidR="000401DF">
          <w:rPr>
            <w:rFonts w:eastAsiaTheme="minorEastAsia"/>
            <w:sz w:val="24"/>
            <w:szCs w:val="24"/>
          </w:rPr>
          <w:t xml:space="preserve"> propagate</w:t>
        </w:r>
      </w:ins>
      <w:ins w:id="51" w:author="Susan Prichard" w:date="2018-11-14T15:22:00Z">
        <w:r w:rsidR="000763F8">
          <w:rPr>
            <w:rFonts w:eastAsiaTheme="minorEastAsia"/>
            <w:sz w:val="24"/>
            <w:szCs w:val="24"/>
          </w:rPr>
          <w:t xml:space="preserve">d </w:t>
        </w:r>
      </w:ins>
      <w:ins w:id="52" w:author="Susan Prichard" w:date="2018-11-14T15:23:00Z">
        <w:r w:rsidR="000763F8">
          <w:rPr>
            <w:rFonts w:eastAsiaTheme="minorEastAsia"/>
            <w:sz w:val="24"/>
            <w:szCs w:val="24"/>
          </w:rPr>
          <w:t>within predictive models and may potentially influence management decisions</w:t>
        </w:r>
      </w:ins>
      <w:ins w:id="53" w:author="Maureen C Kennedy" w:date="2018-11-09T07:32:00Z">
        <w:del w:id="54" w:author="Susan Prichard" w:date="2018-11-14T15:23:00Z">
          <w:r w:rsidR="000401DF" w:rsidDel="000763F8">
            <w:rPr>
              <w:rFonts w:eastAsiaTheme="minorEastAsia"/>
              <w:sz w:val="24"/>
              <w:szCs w:val="24"/>
            </w:rPr>
            <w:delText xml:space="preserve"> </w:delText>
          </w:r>
        </w:del>
        <w:del w:id="55" w:author="Susan Prichard" w:date="2018-11-14T15:22:00Z">
          <w:r w:rsidR="000401DF" w:rsidDel="000763F8">
            <w:rPr>
              <w:rFonts w:eastAsiaTheme="minorEastAsia"/>
              <w:sz w:val="24"/>
              <w:szCs w:val="24"/>
            </w:rPr>
            <w:delText xml:space="preserve">to uncertainty in </w:delText>
          </w:r>
        </w:del>
        <w:del w:id="56" w:author="Susan Prichard" w:date="2018-11-14T15:23:00Z">
          <w:r w:rsidR="000401DF" w:rsidDel="000763F8">
            <w:rPr>
              <w:rFonts w:eastAsiaTheme="minorEastAsia"/>
              <w:sz w:val="24"/>
              <w:szCs w:val="24"/>
            </w:rPr>
            <w:delText>mo</w:delText>
          </w:r>
        </w:del>
        <w:del w:id="57" w:author="Susan Prichard" w:date="2018-11-14T15:22:00Z">
          <w:r w:rsidR="000401DF" w:rsidDel="000763F8">
            <w:rPr>
              <w:rFonts w:eastAsiaTheme="minorEastAsia"/>
              <w:sz w:val="24"/>
              <w:szCs w:val="24"/>
            </w:rPr>
            <w:delText>del applications and decision-making</w:delText>
          </w:r>
        </w:del>
        <w:r w:rsidR="000401DF">
          <w:rPr>
            <w:rFonts w:eastAsiaTheme="minorEastAsia"/>
            <w:sz w:val="24"/>
            <w:szCs w:val="24"/>
          </w:rPr>
          <w:t>.</w:t>
        </w:r>
      </w:ins>
      <w:ins w:id="58" w:author="Maureen C Kennedy" w:date="2018-11-09T07:33:00Z">
        <w:r w:rsidR="008453C7">
          <w:rPr>
            <w:rFonts w:eastAsiaTheme="minorEastAsia"/>
            <w:sz w:val="24"/>
            <w:szCs w:val="24"/>
          </w:rPr>
          <w:t xml:space="preserve"> </w:t>
        </w:r>
      </w:ins>
      <w:del w:id="59" w:author="Maureen C Kennedy" w:date="2018-11-09T07:33:00Z">
        <w:r w:rsidR="00913E54" w:rsidDel="008453C7">
          <w:rPr>
            <w:rFonts w:eastAsiaTheme="minorEastAsia"/>
            <w:sz w:val="24"/>
            <w:szCs w:val="24"/>
          </w:rPr>
          <w:delText>Given that point estimates are used</w:delText>
        </w:r>
      </w:del>
      <w:del w:id="60" w:author="Maureen C Kennedy" w:date="2018-11-09T07:25:00Z">
        <w:r w:rsidR="00913E54" w:rsidDel="000401DF">
          <w:rPr>
            <w:rFonts w:eastAsiaTheme="minorEastAsia"/>
            <w:sz w:val="24"/>
            <w:szCs w:val="24"/>
          </w:rPr>
          <w:delText xml:space="preserve"> in regional assessments and to inform management decisions</w:delText>
        </w:r>
      </w:del>
      <w:del w:id="61" w:author="Maureen C Kennedy" w:date="2018-11-09T07:33:00Z">
        <w:r w:rsidR="00913E54" w:rsidDel="008453C7">
          <w:rPr>
            <w:rFonts w:eastAsiaTheme="minorEastAsia"/>
            <w:sz w:val="24"/>
            <w:szCs w:val="24"/>
          </w:rPr>
          <w:delText xml:space="preserve">, critical </w:delText>
        </w:r>
        <w:r w:rsidR="00F378F9" w:rsidDel="008453C7">
          <w:rPr>
            <w:rFonts w:eastAsiaTheme="minorEastAsia"/>
            <w:sz w:val="24"/>
            <w:szCs w:val="24"/>
          </w:rPr>
          <w:delText>question</w:delText>
        </w:r>
        <w:r w:rsidR="00913E54" w:rsidDel="008453C7">
          <w:rPr>
            <w:rFonts w:eastAsiaTheme="minorEastAsia"/>
            <w:sz w:val="24"/>
            <w:szCs w:val="24"/>
          </w:rPr>
          <w:delText>s include: 1)</w:delText>
        </w:r>
        <w:r w:rsidR="00F378F9" w:rsidDel="008453C7">
          <w:rPr>
            <w:rFonts w:eastAsiaTheme="minorEastAsia"/>
            <w:sz w:val="24"/>
            <w:szCs w:val="24"/>
          </w:rPr>
          <w:delText xml:space="preserve"> how close to the population value do we expect the point estimate to be</w:delText>
        </w:r>
        <w:r w:rsidR="00913E54" w:rsidDel="008453C7">
          <w:rPr>
            <w:rFonts w:eastAsiaTheme="minorEastAsia"/>
            <w:sz w:val="24"/>
            <w:szCs w:val="24"/>
          </w:rPr>
          <w:delText xml:space="preserve">, 2) how much error are we incurring with a single estimate of fuel loading, and 3) how does that error </w:delText>
        </w:r>
        <w:r w:rsidR="00612C2F" w:rsidDel="008453C7">
          <w:rPr>
            <w:rFonts w:eastAsiaTheme="minorEastAsia"/>
            <w:sz w:val="24"/>
            <w:szCs w:val="24"/>
          </w:rPr>
          <w:delText>propagate</w:delText>
        </w:r>
        <w:r w:rsidR="00913E54" w:rsidDel="008453C7">
          <w:rPr>
            <w:rFonts w:eastAsiaTheme="minorEastAsia"/>
            <w:sz w:val="24"/>
            <w:szCs w:val="24"/>
          </w:rPr>
          <w:delText xml:space="preserve"> within our downstream models or summaries</w:delText>
        </w:r>
        <w:r w:rsidR="00F378F9" w:rsidDel="008453C7">
          <w:rPr>
            <w:rFonts w:eastAsiaTheme="minorEastAsia"/>
            <w:sz w:val="24"/>
            <w:szCs w:val="24"/>
          </w:rPr>
          <w:delText xml:space="preserve">? </w:delText>
        </w:r>
      </w:del>
      <w:del w:id="62" w:author="Maureen C Kennedy" w:date="2018-11-09T07:37:00Z">
        <w:r w:rsidR="00F378F9" w:rsidDel="008453C7">
          <w:rPr>
            <w:rFonts w:eastAsiaTheme="minorEastAsia"/>
            <w:sz w:val="24"/>
            <w:szCs w:val="24"/>
          </w:rPr>
          <w:delText>In general</w:delText>
        </w:r>
        <w:r w:rsidR="006153E5" w:rsidRPr="007E189D" w:rsidDel="008453C7">
          <w:rPr>
            <w:rFonts w:eastAsiaTheme="minorEastAsia"/>
            <w:sz w:val="24"/>
            <w:szCs w:val="24"/>
          </w:rPr>
          <w:delText xml:space="preserve"> it is not particularly informative to validate individual pixels in a continental-scale fuel map using plot-level data that may not represent the full pixel</w:delText>
        </w:r>
        <w:r w:rsidR="00F378F9" w:rsidDel="008453C7">
          <w:rPr>
            <w:rFonts w:eastAsiaTheme="minorEastAsia"/>
            <w:sz w:val="24"/>
            <w:szCs w:val="24"/>
          </w:rPr>
          <w:delText>, and are themselves subject to sampling variability</w:delText>
        </w:r>
        <w:r w:rsidR="006153E5" w:rsidRPr="007E189D" w:rsidDel="008453C7">
          <w:rPr>
            <w:rFonts w:eastAsiaTheme="minorEastAsia"/>
            <w:sz w:val="24"/>
            <w:szCs w:val="24"/>
          </w:rPr>
          <w:delText xml:space="preserve"> – such a validation will inevitably fail (Keane et al. 2013).</w:delText>
        </w:r>
        <w:r w:rsidR="00CC51E0" w:rsidRPr="00C37B90" w:rsidDel="008453C7">
          <w:rPr>
            <w:rFonts w:eastAsiaTheme="minorEastAsia"/>
            <w:sz w:val="24"/>
            <w:szCs w:val="24"/>
          </w:rPr>
          <w:delText xml:space="preserve"> </w:delText>
        </w:r>
        <w:r w:rsidR="006153E5" w:rsidRPr="007E189D" w:rsidDel="008453C7">
          <w:rPr>
            <w:rFonts w:eastAsiaTheme="minorEastAsia"/>
            <w:sz w:val="24"/>
            <w:szCs w:val="24"/>
          </w:rPr>
          <w:delText xml:space="preserve">Nor is it defensible to represent all instances of a fuel type by the same set of fuel loadings, as </w:delText>
        </w:r>
        <w:r w:rsidR="005423DC" w:rsidDel="008453C7">
          <w:rPr>
            <w:rFonts w:eastAsiaTheme="minorEastAsia"/>
            <w:sz w:val="24"/>
            <w:szCs w:val="24"/>
          </w:rPr>
          <w:delText>fuels</w:delText>
        </w:r>
        <w:r w:rsidR="005423DC" w:rsidRPr="007E189D" w:rsidDel="008453C7">
          <w:rPr>
            <w:rFonts w:eastAsiaTheme="minorEastAsia"/>
            <w:sz w:val="24"/>
            <w:szCs w:val="24"/>
          </w:rPr>
          <w:delText xml:space="preserve"> </w:delText>
        </w:r>
        <w:r w:rsidR="005423DC" w:rsidDel="008453C7">
          <w:rPr>
            <w:rFonts w:eastAsiaTheme="minorEastAsia"/>
            <w:sz w:val="24"/>
            <w:szCs w:val="24"/>
          </w:rPr>
          <w:delText>are highly variable and generally vary at</w:delText>
        </w:r>
        <w:r w:rsidR="006153E5" w:rsidRPr="007E189D" w:rsidDel="008453C7">
          <w:rPr>
            <w:rFonts w:eastAsiaTheme="minorEastAsia"/>
            <w:sz w:val="24"/>
            <w:szCs w:val="24"/>
          </w:rPr>
          <w:delText xml:space="preserve"> multiple spatial scales </w:delText>
        </w:r>
        <w:r w:rsidR="005423DC" w:rsidDel="008453C7">
          <w:rPr>
            <w:rFonts w:eastAsiaTheme="minorEastAsia"/>
            <w:sz w:val="24"/>
            <w:szCs w:val="24"/>
          </w:rPr>
          <w:delText>and over time</w:delText>
        </w:r>
        <w:r w:rsidR="00B005D0" w:rsidDel="008453C7">
          <w:rPr>
            <w:rFonts w:eastAsiaTheme="minorEastAsia"/>
            <w:sz w:val="24"/>
            <w:szCs w:val="24"/>
          </w:rPr>
          <w:delText xml:space="preserve"> (Keane et al. 2015)</w:delText>
        </w:r>
        <w:r w:rsidR="005423DC" w:rsidDel="008453C7">
          <w:rPr>
            <w:rFonts w:eastAsiaTheme="minorEastAsia"/>
            <w:sz w:val="24"/>
            <w:szCs w:val="24"/>
          </w:rPr>
          <w:delText xml:space="preserve">. </w:delText>
        </w:r>
      </w:del>
      <w:moveToRangeStart w:id="63" w:author="Maureen C Kennedy" w:date="2018-11-09T07:34:00Z" w:name="move529512189"/>
      <w:moveTo w:id="64" w:author="Maureen C Kennedy" w:date="2018-11-09T07:34:00Z">
        <w:del w:id="65" w:author="Maureen C Kennedy" w:date="2018-11-09T07:37:00Z">
          <w:r w:rsidR="008453C7" w:rsidRPr="007E189D" w:rsidDel="008453C7">
            <w:rPr>
              <w:rFonts w:cstheme="minorHAnsi"/>
              <w:sz w:val="24"/>
              <w:szCs w:val="24"/>
            </w:rPr>
            <w:delText>Despite the acknowledged variability of fuels at multiple spatial scales (Keane et al. 2012), there are currently no products that incorporate uncertainty in estimating the biomass of wildland fuels in North America.</w:delText>
          </w:r>
        </w:del>
      </w:moveTo>
      <w:moveToRangeEnd w:id="63"/>
    </w:p>
    <w:p w14:paraId="71730E62" w14:textId="1C0934F2" w:rsidR="00A95B8E" w:rsidRDefault="008453C7" w:rsidP="0073698A">
      <w:pPr>
        <w:ind w:firstLine="720"/>
        <w:rPr>
          <w:ins w:id="66" w:author="Maureen C Kennedy" w:date="2018-11-09T07:37:00Z"/>
          <w:rFonts w:cstheme="minorHAnsi"/>
          <w:sz w:val="24"/>
          <w:szCs w:val="24"/>
        </w:rPr>
      </w:pPr>
      <w:ins w:id="67" w:author="Maureen C Kennedy" w:date="2018-11-09T07:34:00Z">
        <w:del w:id="68" w:author="Susan Prichard" w:date="2018-11-14T15:24:00Z">
          <w:r w:rsidDel="000763F8">
            <w:rPr>
              <w:rFonts w:cstheme="minorHAnsi"/>
              <w:sz w:val="24"/>
              <w:szCs w:val="24"/>
            </w:rPr>
            <w:delText>Q</w:delText>
          </w:r>
        </w:del>
      </w:ins>
      <w:ins w:id="69" w:author="Susan Prichard" w:date="2018-11-14T15:25:00Z">
        <w:r w:rsidR="000763F8">
          <w:rPr>
            <w:rFonts w:cstheme="minorHAnsi"/>
            <w:sz w:val="24"/>
            <w:szCs w:val="24"/>
          </w:rPr>
          <w:t>Q</w:t>
        </w:r>
      </w:ins>
      <w:ins w:id="70" w:author="Maureen C Kennedy" w:date="2018-11-09T07:34:00Z">
        <w:r>
          <w:rPr>
            <w:rFonts w:cstheme="minorHAnsi"/>
            <w:sz w:val="24"/>
            <w:szCs w:val="24"/>
          </w:rPr>
          <w:t>uantifying the uncertainty in mapped biomass values has important consequences for how the biomass values are used downstream in model applications</w:t>
        </w:r>
        <w:del w:id="71" w:author="Susan Prichard" w:date="2018-11-14T15:25:00Z">
          <w:r w:rsidDel="000763F8">
            <w:rPr>
              <w:rFonts w:cstheme="minorHAnsi"/>
              <w:sz w:val="24"/>
              <w:szCs w:val="24"/>
            </w:rPr>
            <w:delText xml:space="preserve"> and decision-making</w:delText>
          </w:r>
        </w:del>
        <w:r>
          <w:rPr>
            <w:rFonts w:cstheme="minorHAnsi"/>
            <w:sz w:val="24"/>
            <w:szCs w:val="24"/>
          </w:rPr>
          <w:t xml:space="preserve">. For example, </w:t>
        </w:r>
      </w:ins>
      <w:ins w:id="72" w:author="Susan Prichard" w:date="2018-11-14T15:28:00Z">
        <w:r w:rsidR="007125D7">
          <w:rPr>
            <w:rFonts w:cstheme="minorHAnsi"/>
            <w:sz w:val="24"/>
            <w:szCs w:val="24"/>
          </w:rPr>
          <w:t xml:space="preserve">with sufficient replication, </w:t>
        </w:r>
      </w:ins>
      <w:ins w:id="73" w:author="Susan Prichard" w:date="2018-11-14T15:27:00Z">
        <w:r w:rsidR="000763F8">
          <w:rPr>
            <w:rFonts w:cstheme="minorHAnsi"/>
            <w:sz w:val="24"/>
            <w:szCs w:val="24"/>
          </w:rPr>
          <w:t xml:space="preserve">field-based </w:t>
        </w:r>
      </w:ins>
      <w:ins w:id="74" w:author="Maureen C Kennedy" w:date="2018-11-09T07:34:00Z">
        <w:del w:id="75" w:author="Susan Prichard" w:date="2018-11-14T15:26:00Z">
          <w:r w:rsidDel="000763F8">
            <w:rPr>
              <w:rFonts w:cstheme="minorHAnsi"/>
              <w:sz w:val="24"/>
              <w:szCs w:val="24"/>
            </w:rPr>
            <w:delText>for biomass inventories individual credible intervals on biomass values</w:delText>
          </w:r>
        </w:del>
      </w:ins>
      <w:ins w:id="76" w:author="Susan Prichard" w:date="2018-11-14T15:26:00Z">
        <w:r w:rsidR="000763F8">
          <w:rPr>
            <w:rFonts w:cstheme="minorHAnsi"/>
            <w:sz w:val="24"/>
            <w:szCs w:val="24"/>
          </w:rPr>
          <w:t>inventories</w:t>
        </w:r>
      </w:ins>
      <w:ins w:id="77" w:author="Maureen C Kennedy" w:date="2018-11-09T07:34:00Z">
        <w:r>
          <w:rPr>
            <w:rFonts w:cstheme="minorHAnsi"/>
            <w:sz w:val="24"/>
            <w:szCs w:val="24"/>
          </w:rPr>
          <w:t xml:space="preserve"> </w:t>
        </w:r>
      </w:ins>
      <w:ins w:id="78" w:author="Susan Prichard" w:date="2018-11-14T15:27:00Z">
        <w:r w:rsidR="000763F8">
          <w:rPr>
            <w:rFonts w:cstheme="minorHAnsi"/>
            <w:sz w:val="24"/>
            <w:szCs w:val="24"/>
          </w:rPr>
          <w:t xml:space="preserve">of site biomass </w:t>
        </w:r>
      </w:ins>
      <w:ins w:id="79" w:author="Maureen C Kennedy" w:date="2018-11-09T07:34:00Z">
        <w:r>
          <w:rPr>
            <w:rFonts w:cstheme="minorHAnsi"/>
            <w:sz w:val="24"/>
            <w:szCs w:val="24"/>
          </w:rPr>
          <w:t xml:space="preserve">can </w:t>
        </w:r>
        <w:del w:id="80" w:author="Susan Prichard" w:date="2018-11-14T15:26:00Z">
          <w:r w:rsidDel="000763F8">
            <w:rPr>
              <w:rFonts w:cstheme="minorHAnsi"/>
              <w:sz w:val="24"/>
              <w:szCs w:val="24"/>
            </w:rPr>
            <w:delText>be used</w:delText>
          </w:r>
        </w:del>
      </w:ins>
      <w:ins w:id="81" w:author="Susan Prichard" w:date="2018-11-14T15:27:00Z">
        <w:r w:rsidR="000763F8">
          <w:rPr>
            <w:rFonts w:cstheme="minorHAnsi"/>
            <w:sz w:val="24"/>
            <w:szCs w:val="24"/>
          </w:rPr>
          <w:t xml:space="preserve">be used </w:t>
        </w:r>
      </w:ins>
      <w:ins w:id="82" w:author="Maureen C Kennedy" w:date="2018-11-09T07:34:00Z">
        <w:del w:id="83" w:author="Susan Prichard" w:date="2018-11-14T15:27:00Z">
          <w:r w:rsidDel="000763F8">
            <w:rPr>
              <w:rFonts w:cstheme="minorHAnsi"/>
              <w:sz w:val="24"/>
              <w:szCs w:val="24"/>
            </w:rPr>
            <w:delText xml:space="preserve"> </w:delText>
          </w:r>
        </w:del>
        <w:r>
          <w:rPr>
            <w:rFonts w:cstheme="minorHAnsi"/>
            <w:sz w:val="24"/>
            <w:szCs w:val="24"/>
          </w:rPr>
          <w:t xml:space="preserve">to quantify a prediction interval for total biomass. For model applications, </w:t>
        </w:r>
      </w:ins>
      <w:moveFromRangeStart w:id="84" w:author="Maureen C Kennedy" w:date="2018-11-09T07:34:00Z" w:name="move529512189"/>
      <w:moveFrom w:id="85" w:author="Maureen C Kennedy" w:date="2018-11-09T07:34:00Z">
        <w:r w:rsidR="00A95B8E" w:rsidRPr="007E189D" w:rsidDel="008453C7">
          <w:rPr>
            <w:rFonts w:cstheme="minorHAnsi"/>
            <w:sz w:val="24"/>
            <w:szCs w:val="24"/>
          </w:rPr>
          <w:t xml:space="preserve">Despite the acknowledged variability of fuels at multiple spatial scales (Keane et al. 2012), there are currently no products that incorporate uncertainty in estimating the biomass of wildland fuels in North America. </w:t>
        </w:r>
      </w:moveFrom>
      <w:moveFromRangeEnd w:id="84"/>
      <w:del w:id="86" w:author="Maureen C Kennedy" w:date="2018-11-09T07:36:00Z">
        <w:r w:rsidR="00A95B8E" w:rsidDel="008453C7">
          <w:rPr>
            <w:rFonts w:cstheme="minorHAnsi"/>
            <w:sz w:val="24"/>
            <w:szCs w:val="24"/>
          </w:rPr>
          <w:delText>T</w:delText>
        </w:r>
      </w:del>
      <w:ins w:id="87" w:author="Maureen C Kennedy" w:date="2018-11-09T07:36:00Z">
        <w:r>
          <w:rPr>
            <w:rFonts w:cstheme="minorHAnsi"/>
            <w:sz w:val="24"/>
            <w:szCs w:val="24"/>
          </w:rPr>
          <w:t>t</w:t>
        </w:r>
      </w:ins>
      <w:r w:rsidR="005C41A8">
        <w:rPr>
          <w:rFonts w:cstheme="minorHAnsi"/>
          <w:sz w:val="24"/>
          <w:szCs w:val="24"/>
        </w:rPr>
        <w:t>here are multiple sources that contribute to the total uncertainty in model prediction</w:t>
      </w:r>
      <w:r w:rsidR="00A95B8E">
        <w:rPr>
          <w:rFonts w:cstheme="minorHAnsi"/>
          <w:sz w:val="24"/>
          <w:szCs w:val="24"/>
        </w:rPr>
        <w:t>, and these can be</w:t>
      </w:r>
      <w:r w:rsidR="005C41A8">
        <w:rPr>
          <w:rFonts w:cstheme="minorHAnsi"/>
          <w:sz w:val="24"/>
          <w:szCs w:val="24"/>
        </w:rPr>
        <w:t xml:space="preserve"> classified broadly</w:t>
      </w:r>
      <w:r w:rsidR="00B005D0">
        <w:rPr>
          <w:rFonts w:cstheme="minorHAnsi"/>
          <w:sz w:val="24"/>
          <w:szCs w:val="24"/>
        </w:rPr>
        <w:t xml:space="preserve"> into four </w:t>
      </w:r>
      <w:r w:rsidR="00913E54">
        <w:rPr>
          <w:rFonts w:cstheme="minorHAnsi"/>
          <w:sz w:val="24"/>
          <w:szCs w:val="24"/>
        </w:rPr>
        <w:t>groups</w:t>
      </w:r>
      <w:del w:id="88" w:author="Maureen C Kennedy" w:date="2018-11-09T07:36:00Z">
        <w:r w:rsidR="00B005D0" w:rsidDel="008453C7">
          <w:rPr>
            <w:rFonts w:cstheme="minorHAnsi"/>
            <w:sz w:val="24"/>
            <w:szCs w:val="24"/>
          </w:rPr>
          <w:delText>,</w:delText>
        </w:r>
      </w:del>
      <w:ins w:id="89" w:author="Maureen C Kennedy" w:date="2018-11-09T07:36:00Z">
        <w:r>
          <w:rPr>
            <w:rFonts w:cstheme="minorHAnsi"/>
            <w:sz w:val="24"/>
            <w:szCs w:val="24"/>
          </w:rPr>
          <w:t xml:space="preserve">: </w:t>
        </w:r>
      </w:ins>
      <w:del w:id="90" w:author="Maureen C Kennedy" w:date="2018-11-09T07:36:00Z">
        <w:r w:rsidR="00B005D0" w:rsidDel="008453C7">
          <w:rPr>
            <w:rFonts w:cstheme="minorHAnsi"/>
            <w:sz w:val="24"/>
            <w:szCs w:val="24"/>
          </w:rPr>
          <w:delText xml:space="preserve"> including</w:delText>
        </w:r>
        <w:r w:rsidR="005C41A8" w:rsidDel="008453C7">
          <w:rPr>
            <w:rFonts w:cstheme="minorHAnsi"/>
            <w:sz w:val="24"/>
            <w:szCs w:val="24"/>
          </w:rPr>
          <w:delText xml:space="preserve"> model </w:delText>
        </w:r>
      </w:del>
      <w:r w:rsidR="005C41A8">
        <w:rPr>
          <w:rFonts w:cstheme="minorHAnsi"/>
          <w:sz w:val="24"/>
          <w:szCs w:val="24"/>
        </w:rPr>
        <w:t>structure uncertainty, parameter estimation uncertainty, data input uncertainty, and natural variability/stochasticity (</w:t>
      </w:r>
      <w:r w:rsidR="005C41A8" w:rsidRPr="005C41A8">
        <w:rPr>
          <w:rFonts w:cstheme="minorHAnsi"/>
          <w:sz w:val="24"/>
          <w:szCs w:val="24"/>
        </w:rPr>
        <w:t>O’Neill and Gardner, 1979; Beck, 1987; Turley and Ford, 2009</w:t>
      </w:r>
      <w:r w:rsidR="005C41A8">
        <w:rPr>
          <w:rFonts w:cstheme="minorHAnsi"/>
          <w:sz w:val="24"/>
          <w:szCs w:val="24"/>
        </w:rPr>
        <w:t xml:space="preserve">). </w:t>
      </w:r>
      <w:r w:rsidR="00A95B8E">
        <w:rPr>
          <w:rFonts w:cstheme="minorHAnsi"/>
          <w:sz w:val="24"/>
          <w:szCs w:val="24"/>
        </w:rPr>
        <w:t>F</w:t>
      </w:r>
      <w:r w:rsidR="005C41A8">
        <w:rPr>
          <w:rFonts w:cstheme="minorHAnsi"/>
          <w:sz w:val="24"/>
          <w:szCs w:val="24"/>
        </w:rPr>
        <w:t>or model applications that require</w:t>
      </w:r>
      <w:r w:rsidR="00A95B8E">
        <w:rPr>
          <w:rFonts w:cstheme="minorHAnsi"/>
          <w:sz w:val="24"/>
          <w:szCs w:val="24"/>
        </w:rPr>
        <w:t xml:space="preserve"> </w:t>
      </w:r>
      <w:del w:id="91" w:author="Maureen C Kennedy" w:date="2018-11-09T07:36:00Z">
        <w:r w:rsidR="00A95B8E" w:rsidDel="008453C7">
          <w:rPr>
            <w:rFonts w:cstheme="minorHAnsi"/>
            <w:sz w:val="24"/>
            <w:szCs w:val="24"/>
          </w:rPr>
          <w:delText>input</w:delText>
        </w:r>
        <w:r w:rsidR="005C41A8" w:rsidDel="008453C7">
          <w:rPr>
            <w:rFonts w:cstheme="minorHAnsi"/>
            <w:sz w:val="24"/>
            <w:szCs w:val="24"/>
          </w:rPr>
          <w:delText xml:space="preserve"> </w:delText>
        </w:r>
      </w:del>
      <w:r w:rsidR="005C41A8">
        <w:rPr>
          <w:rFonts w:cstheme="minorHAnsi"/>
          <w:sz w:val="24"/>
          <w:szCs w:val="24"/>
        </w:rPr>
        <w:t>fuel loadings</w:t>
      </w:r>
      <w:ins w:id="92" w:author="Maureen C Kennedy" w:date="2018-11-09T07:36:00Z">
        <w:r>
          <w:rPr>
            <w:rFonts w:cstheme="minorHAnsi"/>
            <w:sz w:val="24"/>
            <w:szCs w:val="24"/>
          </w:rPr>
          <w:t xml:space="preserve"> as data input</w:t>
        </w:r>
      </w:ins>
      <w:r w:rsidR="00A95B8E">
        <w:rPr>
          <w:rFonts w:cstheme="minorHAnsi"/>
          <w:sz w:val="24"/>
          <w:szCs w:val="24"/>
        </w:rPr>
        <w:t>,</w:t>
      </w:r>
      <w:r w:rsidR="00F378F9">
        <w:rPr>
          <w:rFonts w:cstheme="minorHAnsi"/>
          <w:sz w:val="24"/>
          <w:szCs w:val="24"/>
        </w:rPr>
        <w:t xml:space="preserve"> it is important to understand how uncertainty in fuel loading values propagate to uncertainty in model predictions</w:t>
      </w:r>
      <w:r w:rsidR="00A95B8E">
        <w:rPr>
          <w:rFonts w:cstheme="minorHAnsi"/>
          <w:sz w:val="24"/>
          <w:szCs w:val="24"/>
        </w:rPr>
        <w:t xml:space="preserve"> (Hanna 1988). </w:t>
      </w:r>
      <w:r w:rsidR="00F378F9">
        <w:rPr>
          <w:rFonts w:cstheme="minorHAnsi"/>
          <w:sz w:val="24"/>
          <w:szCs w:val="24"/>
        </w:rPr>
        <w:t xml:space="preserve">Characterizing a pixel as a single point estimate </w:t>
      </w:r>
      <w:r w:rsidR="00077F77">
        <w:rPr>
          <w:rFonts w:cstheme="minorHAnsi"/>
          <w:sz w:val="24"/>
          <w:szCs w:val="24"/>
        </w:rPr>
        <w:t xml:space="preserve">masks </w:t>
      </w:r>
      <w:r w:rsidR="00A95B8E">
        <w:rPr>
          <w:rFonts w:cstheme="minorHAnsi"/>
          <w:sz w:val="24"/>
          <w:szCs w:val="24"/>
        </w:rPr>
        <w:t>the</w:t>
      </w:r>
      <w:r w:rsidR="00077F77">
        <w:rPr>
          <w:rFonts w:cstheme="minorHAnsi"/>
          <w:sz w:val="24"/>
          <w:szCs w:val="24"/>
        </w:rPr>
        <w:t xml:space="preserve"> underlying uncertainty, resulting in</w:t>
      </w:r>
      <w:r w:rsidR="00F378F9">
        <w:rPr>
          <w:rFonts w:cstheme="minorHAnsi"/>
          <w:sz w:val="24"/>
          <w:szCs w:val="24"/>
        </w:rPr>
        <w:t xml:space="preserve"> </w:t>
      </w:r>
      <w:del w:id="93" w:author="Susan Prichard" w:date="2018-11-14T15:28:00Z">
        <w:r w:rsidR="00F378F9" w:rsidDel="007125D7">
          <w:rPr>
            <w:rFonts w:cstheme="minorHAnsi"/>
            <w:sz w:val="24"/>
            <w:szCs w:val="24"/>
          </w:rPr>
          <w:delText xml:space="preserve">pseudoprecision </w:delText>
        </w:r>
      </w:del>
      <w:ins w:id="94" w:author="Susan Prichard" w:date="2018-11-14T15:28:00Z">
        <w:r w:rsidR="007125D7">
          <w:rPr>
            <w:rFonts w:cstheme="minorHAnsi"/>
            <w:sz w:val="24"/>
            <w:szCs w:val="24"/>
          </w:rPr>
          <w:t xml:space="preserve"> false </w:t>
        </w:r>
        <w:r w:rsidR="007125D7">
          <w:rPr>
            <w:rFonts w:cstheme="minorHAnsi"/>
            <w:sz w:val="24"/>
            <w:szCs w:val="24"/>
          </w:rPr>
          <w:t xml:space="preserve">precision </w:t>
        </w:r>
      </w:ins>
      <w:r w:rsidR="00077F77">
        <w:rPr>
          <w:rFonts w:cstheme="minorHAnsi"/>
          <w:sz w:val="24"/>
          <w:szCs w:val="24"/>
        </w:rPr>
        <w:t>in</w:t>
      </w:r>
      <w:r w:rsidR="00F378F9">
        <w:rPr>
          <w:rFonts w:cstheme="minorHAnsi"/>
          <w:sz w:val="24"/>
          <w:szCs w:val="24"/>
        </w:rPr>
        <w:t xml:space="preserve"> model predictions</w:t>
      </w:r>
      <w:r w:rsidR="00836E78">
        <w:rPr>
          <w:rFonts w:cstheme="minorHAnsi"/>
          <w:sz w:val="24"/>
          <w:szCs w:val="24"/>
        </w:rPr>
        <w:t xml:space="preserve">. </w:t>
      </w:r>
      <w:r w:rsidR="00A95B8E">
        <w:rPr>
          <w:rFonts w:cstheme="minorHAnsi"/>
          <w:sz w:val="24"/>
          <w:szCs w:val="24"/>
        </w:rPr>
        <w:t>A</w:t>
      </w:r>
      <w:r w:rsidR="005C41A8">
        <w:rPr>
          <w:rFonts w:cstheme="minorHAnsi"/>
          <w:sz w:val="24"/>
          <w:szCs w:val="24"/>
        </w:rPr>
        <w:t xml:space="preserve"> credible estimate of the uncertainty (or variability) in fuel loading associated with a given pixel or location</w:t>
      </w:r>
      <w:r w:rsidR="00A95B8E">
        <w:rPr>
          <w:rFonts w:cstheme="minorHAnsi"/>
          <w:sz w:val="24"/>
          <w:szCs w:val="24"/>
        </w:rPr>
        <w:t xml:space="preserve"> </w:t>
      </w:r>
      <w:r w:rsidR="00F032C3">
        <w:rPr>
          <w:rFonts w:cstheme="minorHAnsi"/>
          <w:sz w:val="24"/>
          <w:szCs w:val="24"/>
        </w:rPr>
        <w:t>requires knowledge of the</w:t>
      </w:r>
      <w:r w:rsidR="00F032C3" w:rsidRPr="00077F77">
        <w:t xml:space="preserve"> </w:t>
      </w:r>
      <w:r w:rsidR="00F032C3" w:rsidRPr="00077F77">
        <w:rPr>
          <w:rFonts w:cstheme="minorHAnsi"/>
          <w:sz w:val="24"/>
          <w:szCs w:val="24"/>
        </w:rPr>
        <w:t>likely distribution</w:t>
      </w:r>
      <w:r w:rsidR="004D4249">
        <w:rPr>
          <w:rFonts w:cstheme="minorHAnsi"/>
          <w:sz w:val="24"/>
          <w:szCs w:val="24"/>
        </w:rPr>
        <w:t xml:space="preserve"> of the</w:t>
      </w:r>
      <w:r w:rsidR="00F032C3" w:rsidRPr="00077F77">
        <w:rPr>
          <w:rFonts w:cstheme="minorHAnsi"/>
          <w:sz w:val="24"/>
          <w:szCs w:val="24"/>
        </w:rPr>
        <w:t xml:space="preserve"> in</w:t>
      </w:r>
      <w:r w:rsidR="004D4249">
        <w:rPr>
          <w:rFonts w:cstheme="minorHAnsi"/>
          <w:sz w:val="24"/>
          <w:szCs w:val="24"/>
        </w:rPr>
        <w:t>put</w:t>
      </w:r>
      <w:r w:rsidR="00F032C3" w:rsidRPr="00077F77">
        <w:rPr>
          <w:rFonts w:cstheme="minorHAnsi"/>
          <w:sz w:val="24"/>
          <w:szCs w:val="24"/>
        </w:rPr>
        <w:t xml:space="preserve"> data. </w:t>
      </w:r>
    </w:p>
    <w:p w14:paraId="12F0EC53" w14:textId="2C325CDD" w:rsidR="008453C7" w:rsidDel="00BA2CAD" w:rsidRDefault="00BA2CAD">
      <w:pPr>
        <w:ind w:firstLine="720"/>
        <w:rPr>
          <w:del w:id="95" w:author="Maureen C Kennedy" w:date="2018-11-09T07:37:00Z"/>
          <w:rFonts w:eastAsiaTheme="minorEastAsia"/>
          <w:sz w:val="24"/>
          <w:szCs w:val="24"/>
        </w:rPr>
      </w:pPr>
      <w:ins w:id="96" w:author="Maureen C Kennedy" w:date="2018-11-13T06:45:00Z">
        <w:r w:rsidRPr="00BA2CAD">
          <w:rPr>
            <w:rFonts w:eastAsiaTheme="minorEastAsia"/>
            <w:sz w:val="24"/>
            <w:szCs w:val="24"/>
          </w:rPr>
          <w:t xml:space="preserve">When we consider the quality of current continental-scale fuel maps, it is not particularly informative to attempt to validate the fuel loading of an individual pixel against plot-level data. </w:t>
        </w:r>
        <w:del w:id="97" w:author="Susan Prichard" w:date="2018-11-14T15:29:00Z">
          <w:r w:rsidRPr="00BA2CAD" w:rsidDel="007125D7">
            <w:rPr>
              <w:rFonts w:eastAsiaTheme="minorEastAsia"/>
              <w:sz w:val="24"/>
              <w:szCs w:val="24"/>
            </w:rPr>
            <w:delText>The plot-level data itself is</w:delText>
          </w:r>
        </w:del>
      </w:ins>
      <w:ins w:id="98" w:author="Susan Prichard" w:date="2018-11-14T15:29:00Z">
        <w:r w:rsidR="007125D7">
          <w:rPr>
            <w:rFonts w:eastAsiaTheme="minorEastAsia"/>
            <w:sz w:val="24"/>
            <w:szCs w:val="24"/>
          </w:rPr>
          <w:t>Plot-level data are</w:t>
        </w:r>
      </w:ins>
      <w:ins w:id="99" w:author="Maureen C Kennedy" w:date="2018-11-13T06:45:00Z">
        <w:r w:rsidRPr="00BA2CAD">
          <w:rPr>
            <w:rFonts w:eastAsiaTheme="minorEastAsia"/>
            <w:sz w:val="24"/>
            <w:szCs w:val="24"/>
          </w:rPr>
          <w:t xml:space="preserve"> subject to sampling variability and may not represent the full pixel—such a validation will inevitably fail. Although point estimates do represent our best single value for an individual pixel, a point estimate individually will not match exactly the true on-the ground value. Fuels are variable at multiple spatial scales, and to improve the quality of our mapped products we must quantify this variability to understand uncertainty in fuel loading underlying each mapped point value. This has two main contributions: </w:t>
        </w:r>
      </w:ins>
      <w:ins w:id="100" w:author="Susan Prichard" w:date="2018-11-14T15:29:00Z">
        <w:r w:rsidR="007125D7">
          <w:rPr>
            <w:rFonts w:eastAsiaTheme="minorEastAsia"/>
            <w:sz w:val="24"/>
            <w:szCs w:val="24"/>
          </w:rPr>
          <w:t>1)</w:t>
        </w:r>
      </w:ins>
      <w:ins w:id="101" w:author="Maureen C Kennedy" w:date="2018-11-13T06:45:00Z">
        <w:del w:id="102" w:author="Susan Prichard" w:date="2018-11-14T15:29:00Z">
          <w:r w:rsidRPr="00BA2CAD" w:rsidDel="007125D7">
            <w:rPr>
              <w:rFonts w:eastAsiaTheme="minorEastAsia"/>
              <w:sz w:val="24"/>
              <w:szCs w:val="24"/>
            </w:rPr>
            <w:delText>1.</w:delText>
          </w:r>
        </w:del>
        <w:r w:rsidRPr="00BA2CAD">
          <w:rPr>
            <w:rFonts w:eastAsiaTheme="minorEastAsia"/>
            <w:sz w:val="24"/>
            <w:szCs w:val="24"/>
          </w:rPr>
          <w:t xml:space="preserve"> guide sampling efforts to improve uncertainty bounds for vegetation types for which the uncertainty bounds are wide and/or data are insufficient to estimate distributions of loadings</w:t>
        </w:r>
      </w:ins>
      <w:ins w:id="103" w:author="Susan Prichard" w:date="2018-11-14T15:29:00Z">
        <w:r w:rsidR="007125D7">
          <w:rPr>
            <w:rFonts w:eastAsiaTheme="minorEastAsia"/>
            <w:sz w:val="24"/>
            <w:szCs w:val="24"/>
          </w:rPr>
          <w:t>, and</w:t>
        </w:r>
      </w:ins>
      <w:ins w:id="104" w:author="Maureen C Kennedy" w:date="2018-11-13T06:45:00Z">
        <w:del w:id="105" w:author="Susan Prichard" w:date="2018-11-14T15:29:00Z">
          <w:r w:rsidRPr="00BA2CAD" w:rsidDel="007125D7">
            <w:rPr>
              <w:rFonts w:eastAsiaTheme="minorEastAsia"/>
              <w:sz w:val="24"/>
              <w:szCs w:val="24"/>
            </w:rPr>
            <w:delText>.</w:delText>
          </w:r>
        </w:del>
        <w:r w:rsidRPr="00BA2CAD">
          <w:rPr>
            <w:rFonts w:eastAsiaTheme="minorEastAsia"/>
            <w:sz w:val="24"/>
            <w:szCs w:val="24"/>
          </w:rPr>
          <w:t xml:space="preserve"> 2</w:t>
        </w:r>
      </w:ins>
      <w:ins w:id="106" w:author="Susan Prichard" w:date="2018-11-14T15:29:00Z">
        <w:r w:rsidR="007125D7">
          <w:rPr>
            <w:rFonts w:eastAsiaTheme="minorEastAsia"/>
            <w:sz w:val="24"/>
            <w:szCs w:val="24"/>
          </w:rPr>
          <w:t>)</w:t>
        </w:r>
      </w:ins>
      <w:ins w:id="107" w:author="Maureen C Kennedy" w:date="2018-11-13T06:45:00Z">
        <w:del w:id="108" w:author="Susan Prichard" w:date="2018-11-14T15:29:00Z">
          <w:r w:rsidRPr="00BA2CAD" w:rsidDel="007125D7">
            <w:rPr>
              <w:rFonts w:eastAsiaTheme="minorEastAsia"/>
              <w:sz w:val="24"/>
              <w:szCs w:val="24"/>
            </w:rPr>
            <w:delText>.</w:delText>
          </w:r>
        </w:del>
        <w:r w:rsidRPr="00BA2CAD">
          <w:rPr>
            <w:rFonts w:eastAsiaTheme="minorEastAsia"/>
            <w:sz w:val="24"/>
            <w:szCs w:val="24"/>
          </w:rPr>
          <w:t xml:space="preserve"> provide distributions for data input to modeling applications to facilitate uncertainty analysis in model prediction and associated decision-making</w:t>
        </w:r>
        <w:r>
          <w:rPr>
            <w:rFonts w:eastAsiaTheme="minorEastAsia"/>
            <w:sz w:val="24"/>
            <w:szCs w:val="24"/>
          </w:rPr>
          <w:t>.</w:t>
        </w:r>
      </w:ins>
    </w:p>
    <w:p w14:paraId="04B9972A" w14:textId="77777777" w:rsidR="00BA2CAD" w:rsidRDefault="00BA2CAD" w:rsidP="006153E5">
      <w:pPr>
        <w:ind w:firstLine="720"/>
        <w:rPr>
          <w:ins w:id="109" w:author="Maureen C Kennedy" w:date="2018-11-13T06:45:00Z"/>
          <w:rFonts w:cstheme="minorHAnsi"/>
          <w:sz w:val="24"/>
          <w:szCs w:val="24"/>
        </w:rPr>
      </w:pPr>
    </w:p>
    <w:p w14:paraId="22B0F3EC" w14:textId="07FC8C9A" w:rsidR="006153E5" w:rsidRPr="00BA2CAD" w:rsidRDefault="00A95B8E">
      <w:pPr>
        <w:ind w:firstLine="720"/>
        <w:rPr>
          <w:rFonts w:cstheme="minorHAnsi"/>
          <w:sz w:val="24"/>
          <w:szCs w:val="24"/>
          <w:rPrChange w:id="110" w:author="Maureen C Kennedy" w:date="2018-11-13T06:45:00Z">
            <w:rPr>
              <w:rFonts w:eastAsiaTheme="minorEastAsia"/>
              <w:sz w:val="24"/>
              <w:szCs w:val="24"/>
            </w:rPr>
          </w:rPrChange>
        </w:rPr>
      </w:pPr>
      <w:r>
        <w:rPr>
          <w:rFonts w:cstheme="minorHAnsi"/>
          <w:sz w:val="24"/>
          <w:szCs w:val="24"/>
        </w:rPr>
        <w:t>The</w:t>
      </w:r>
      <w:ins w:id="111" w:author="Maureen C Kennedy" w:date="2018-11-13T06:45:00Z">
        <w:r w:rsidR="00BA2CAD">
          <w:rPr>
            <w:rFonts w:cstheme="minorHAnsi"/>
            <w:sz w:val="24"/>
            <w:szCs w:val="24"/>
          </w:rPr>
          <w:t xml:space="preserve"> primary</w:t>
        </w:r>
      </w:ins>
      <w:r>
        <w:rPr>
          <w:rFonts w:cstheme="minorHAnsi"/>
          <w:sz w:val="24"/>
          <w:szCs w:val="24"/>
        </w:rPr>
        <w:t xml:space="preserve"> goal of this study was</w:t>
      </w:r>
      <w:r w:rsidR="00F032C3" w:rsidRPr="00077F77">
        <w:rPr>
          <w:rFonts w:cstheme="minorHAnsi"/>
          <w:sz w:val="24"/>
          <w:szCs w:val="24"/>
        </w:rPr>
        <w:t xml:space="preserve"> provide the capacity to characterize </w:t>
      </w:r>
      <w:r w:rsidR="004D4249">
        <w:rPr>
          <w:rFonts w:cstheme="minorHAnsi"/>
          <w:sz w:val="24"/>
          <w:szCs w:val="24"/>
        </w:rPr>
        <w:t>the distributions underlying</w:t>
      </w:r>
      <w:r w:rsidR="00F032C3" w:rsidRPr="00077F77">
        <w:rPr>
          <w:rFonts w:cstheme="minorHAnsi"/>
          <w:sz w:val="24"/>
          <w:szCs w:val="24"/>
        </w:rPr>
        <w:t xml:space="preserve"> mapped fuel inputs</w:t>
      </w:r>
      <w:r w:rsidR="004D4249">
        <w:rPr>
          <w:rFonts w:cstheme="minorHAnsi"/>
          <w:sz w:val="24"/>
          <w:szCs w:val="24"/>
        </w:rPr>
        <w:t xml:space="preserve"> in order</w:t>
      </w:r>
      <w:r w:rsidR="00F032C3" w:rsidRPr="00077F77">
        <w:rPr>
          <w:rFonts w:cstheme="minorHAnsi"/>
          <w:sz w:val="24"/>
          <w:szCs w:val="24"/>
        </w:rPr>
        <w:t xml:space="preserve"> to </w:t>
      </w:r>
      <w:r w:rsidR="0035130F">
        <w:rPr>
          <w:rFonts w:cstheme="minorHAnsi"/>
          <w:sz w:val="24"/>
          <w:szCs w:val="24"/>
        </w:rPr>
        <w:t>facilitate</w:t>
      </w:r>
      <w:r w:rsidR="00F032C3" w:rsidRPr="00077F77">
        <w:rPr>
          <w:rFonts w:cstheme="minorHAnsi"/>
          <w:sz w:val="24"/>
          <w:szCs w:val="24"/>
        </w:rPr>
        <w:t xml:space="preserve"> </w:t>
      </w:r>
      <w:r w:rsidR="00F032C3">
        <w:rPr>
          <w:rFonts w:cstheme="minorHAnsi"/>
          <w:sz w:val="24"/>
          <w:szCs w:val="24"/>
        </w:rPr>
        <w:t xml:space="preserve">uncertainty analysis </w:t>
      </w:r>
      <w:r w:rsidR="004D4249">
        <w:rPr>
          <w:rFonts w:cstheme="minorHAnsi"/>
          <w:sz w:val="24"/>
          <w:szCs w:val="24"/>
        </w:rPr>
        <w:t>in</w:t>
      </w:r>
      <w:r w:rsidR="00F032C3" w:rsidRPr="00077F77">
        <w:rPr>
          <w:rFonts w:cstheme="minorHAnsi"/>
          <w:sz w:val="24"/>
          <w:szCs w:val="24"/>
        </w:rPr>
        <w:t xml:space="preserve"> </w:t>
      </w:r>
      <w:r w:rsidR="00F032C3">
        <w:rPr>
          <w:rFonts w:cstheme="minorHAnsi"/>
          <w:sz w:val="24"/>
          <w:szCs w:val="24"/>
        </w:rPr>
        <w:t>modeling applications</w:t>
      </w:r>
      <w:r w:rsidR="00F032C3" w:rsidRPr="00077F77">
        <w:rPr>
          <w:rFonts w:cstheme="minorHAnsi"/>
          <w:sz w:val="24"/>
          <w:szCs w:val="24"/>
        </w:rPr>
        <w:t>.</w:t>
      </w:r>
      <w:r w:rsidR="00F032C3">
        <w:rPr>
          <w:rFonts w:cstheme="minorHAnsi"/>
          <w:sz w:val="24"/>
          <w:szCs w:val="24"/>
        </w:rPr>
        <w:t xml:space="preserve"> </w:t>
      </w:r>
      <w:r>
        <w:rPr>
          <w:rFonts w:cstheme="minorHAnsi"/>
          <w:sz w:val="24"/>
          <w:szCs w:val="24"/>
        </w:rPr>
        <w:t>To do this, w</w:t>
      </w:r>
      <w:r w:rsidR="006153E5" w:rsidRPr="08188D8B">
        <w:rPr>
          <w:rFonts w:eastAsiaTheme="minorEastAsia"/>
          <w:sz w:val="24"/>
          <w:szCs w:val="24"/>
        </w:rPr>
        <w:t>e developed a geospatial database of</w:t>
      </w:r>
      <w:r w:rsidR="00C37B90">
        <w:rPr>
          <w:rFonts w:eastAsiaTheme="minorEastAsia"/>
          <w:sz w:val="24"/>
          <w:szCs w:val="24"/>
        </w:rPr>
        <w:t xml:space="preserve"> </w:t>
      </w:r>
      <w:r>
        <w:rPr>
          <w:rFonts w:eastAsiaTheme="minorEastAsia"/>
          <w:sz w:val="24"/>
          <w:szCs w:val="24"/>
        </w:rPr>
        <w:t>quantified</w:t>
      </w:r>
      <w:r w:rsidR="006153E5" w:rsidRPr="08188D8B">
        <w:rPr>
          <w:rFonts w:eastAsiaTheme="minorEastAsia"/>
          <w:sz w:val="24"/>
          <w:szCs w:val="24"/>
        </w:rPr>
        <w:t xml:space="preserve"> fuel loading values to characterize the inherent variability of fuels within and across major vegetation types of the United States and Canada and to identify gaps in fuels observations. For vegetation types that had sufficient quantification of fuels by major category (e.g., canopy, shrub, herbaceous, downed wood, litter and duff), we developed </w:t>
      </w:r>
      <w:r w:rsidR="00077F77" w:rsidRPr="08188D8B">
        <w:rPr>
          <w:rFonts w:eastAsiaTheme="minorEastAsia"/>
          <w:sz w:val="24"/>
          <w:szCs w:val="24"/>
        </w:rPr>
        <w:t>empirical</w:t>
      </w:r>
      <w:r w:rsidR="00077F77" w:rsidRPr="00C37B90">
        <w:rPr>
          <w:rFonts w:eastAsiaTheme="minorEastAsia"/>
          <w:sz w:val="24"/>
          <w:szCs w:val="24"/>
        </w:rPr>
        <w:t xml:space="preserve"> </w:t>
      </w:r>
      <w:r w:rsidR="006153E5" w:rsidRPr="08188D8B">
        <w:rPr>
          <w:rFonts w:eastAsiaTheme="minorEastAsia"/>
          <w:sz w:val="24"/>
          <w:szCs w:val="24"/>
        </w:rPr>
        <w:t>distribution</w:t>
      </w:r>
      <w:r w:rsidR="00077F77" w:rsidRPr="08188D8B">
        <w:rPr>
          <w:rFonts w:eastAsiaTheme="minorEastAsia"/>
          <w:sz w:val="24"/>
          <w:szCs w:val="24"/>
        </w:rPr>
        <w:t xml:space="preserve"> estimates</w:t>
      </w:r>
      <w:r w:rsidR="006153E5" w:rsidRPr="00C37B90">
        <w:rPr>
          <w:rFonts w:eastAsiaTheme="minorEastAsia"/>
          <w:sz w:val="24"/>
          <w:szCs w:val="24"/>
        </w:rPr>
        <w:t xml:space="preserve"> </w:t>
      </w:r>
      <w:r w:rsidR="006153E5" w:rsidRPr="08188D8B">
        <w:rPr>
          <w:rFonts w:eastAsiaTheme="minorEastAsia"/>
          <w:sz w:val="24"/>
          <w:szCs w:val="24"/>
        </w:rPr>
        <w:t>of observed fuel biomass, hereafter referred to as fuel loads, by major category. Published distributions will be useful for informing the first-generation fuels mapping that incorporates uncertainty estimates by major fuel category. Results of this study also will help inform future sampling needs to better represent the biomass of wildland fuels</w:t>
      </w:r>
      <w:r w:rsidR="006153E5" w:rsidRPr="00C37B90">
        <w:rPr>
          <w:rFonts w:eastAsiaTheme="minorEastAsia"/>
          <w:sz w:val="24"/>
          <w:szCs w:val="24"/>
        </w:rPr>
        <w:t xml:space="preserve">. </w:t>
      </w:r>
      <w:r w:rsidR="00C37B90">
        <w:rPr>
          <w:rFonts w:eastAsiaTheme="minorEastAsia"/>
          <w:sz w:val="24"/>
          <w:szCs w:val="24"/>
        </w:rPr>
        <w:t xml:space="preserve">Because fuel loads are a common input in fire and smoke models, uncertainty intervals informed by the fuel </w:t>
      </w:r>
      <w:r>
        <w:rPr>
          <w:rFonts w:eastAsiaTheme="minorEastAsia"/>
          <w:sz w:val="24"/>
          <w:szCs w:val="24"/>
        </w:rPr>
        <w:t>loading</w:t>
      </w:r>
      <w:r w:rsidR="00C37B90">
        <w:rPr>
          <w:rFonts w:eastAsiaTheme="minorEastAsia"/>
          <w:sz w:val="24"/>
          <w:szCs w:val="24"/>
        </w:rPr>
        <w:t xml:space="preserve"> database can be used to better understand uncertainty in predictions of </w:t>
      </w:r>
      <w:r>
        <w:rPr>
          <w:rFonts w:eastAsiaTheme="minorEastAsia"/>
          <w:sz w:val="24"/>
          <w:szCs w:val="24"/>
        </w:rPr>
        <w:t xml:space="preserve">wildland </w:t>
      </w:r>
      <w:r w:rsidR="00C37B90">
        <w:rPr>
          <w:rFonts w:eastAsiaTheme="minorEastAsia"/>
          <w:sz w:val="24"/>
          <w:szCs w:val="24"/>
        </w:rPr>
        <w:t>fue</w:t>
      </w:r>
      <w:r>
        <w:rPr>
          <w:rFonts w:eastAsiaTheme="minorEastAsia"/>
          <w:sz w:val="24"/>
          <w:szCs w:val="24"/>
        </w:rPr>
        <w:t xml:space="preserve">l consumption and emissions and in regional to national mapping applications for biomass, carbon and emissions inventories. </w:t>
      </w:r>
    </w:p>
    <w:p w14:paraId="798A6C96" w14:textId="77777777" w:rsidR="006153E5" w:rsidRPr="007E189D" w:rsidRDefault="006153E5" w:rsidP="006153E5">
      <w:pPr>
        <w:rPr>
          <w:rFonts w:cstheme="minorHAnsi"/>
          <w:sz w:val="24"/>
          <w:szCs w:val="24"/>
        </w:rPr>
      </w:pPr>
    </w:p>
    <w:p w14:paraId="4E74BE1D" w14:textId="77777777" w:rsidR="006153E5" w:rsidRPr="007E189D" w:rsidRDefault="006153E5" w:rsidP="006153E5">
      <w:pPr>
        <w:rPr>
          <w:rFonts w:cstheme="minorHAnsi"/>
          <w:b/>
          <w:sz w:val="24"/>
          <w:szCs w:val="24"/>
        </w:rPr>
      </w:pPr>
      <w:r w:rsidRPr="007E189D">
        <w:rPr>
          <w:rFonts w:cstheme="minorHAnsi"/>
          <w:b/>
          <w:sz w:val="24"/>
          <w:szCs w:val="24"/>
        </w:rPr>
        <w:t>Methods</w:t>
      </w:r>
    </w:p>
    <w:p w14:paraId="6FAE2FAE" w14:textId="77777777" w:rsidR="006153E5" w:rsidRPr="007E189D" w:rsidRDefault="006153E5" w:rsidP="006153E5">
      <w:pPr>
        <w:rPr>
          <w:rFonts w:cstheme="minorHAnsi"/>
          <w:i/>
          <w:sz w:val="24"/>
          <w:szCs w:val="24"/>
        </w:rPr>
      </w:pPr>
      <w:r w:rsidRPr="007E189D">
        <w:rPr>
          <w:rFonts w:cstheme="minorHAnsi"/>
          <w:i/>
          <w:sz w:val="24"/>
          <w:szCs w:val="24"/>
        </w:rPr>
        <w:t>Fuel loading database</w:t>
      </w:r>
    </w:p>
    <w:p w14:paraId="08681B8D" w14:textId="0C7E0ADD" w:rsidR="006153E5" w:rsidRPr="007E189D" w:rsidRDefault="006153E5" w:rsidP="006153E5">
      <w:pPr>
        <w:rPr>
          <w:rFonts w:cstheme="minorHAnsi"/>
          <w:sz w:val="24"/>
          <w:szCs w:val="24"/>
        </w:rPr>
      </w:pPr>
      <w:r w:rsidRPr="007E189D">
        <w:rPr>
          <w:rFonts w:cstheme="minorHAnsi"/>
          <w:sz w:val="24"/>
          <w:szCs w:val="24"/>
        </w:rPr>
        <w:lastRenderedPageBreak/>
        <w:t xml:space="preserve">The U.S. Fuel Loading Database was created as part of a JFSP-funded project (15-1-01-1 Mapping Fuels for Regional Smoke Management and Emissions Inventories). The database stores existing dry-weight biomass </w:t>
      </w:r>
      <w:r w:rsidR="00C37B90">
        <w:rPr>
          <w:rFonts w:cstheme="minorHAnsi"/>
          <w:sz w:val="24"/>
          <w:szCs w:val="24"/>
        </w:rPr>
        <w:t>observations</w:t>
      </w:r>
      <w:r w:rsidR="00C37B90" w:rsidRPr="007E189D">
        <w:rPr>
          <w:rFonts w:cstheme="minorHAnsi"/>
          <w:sz w:val="24"/>
          <w:szCs w:val="24"/>
        </w:rPr>
        <w:t xml:space="preserve"> </w:t>
      </w:r>
      <w:r w:rsidRPr="007E189D">
        <w:rPr>
          <w:rFonts w:cstheme="minorHAnsi"/>
          <w:sz w:val="24"/>
          <w:szCs w:val="24"/>
        </w:rPr>
        <w:t xml:space="preserve">by major fuel category </w:t>
      </w:r>
      <w:r w:rsidR="004B21EC">
        <w:rPr>
          <w:rFonts w:cstheme="minorHAnsi"/>
          <w:sz w:val="24"/>
          <w:szCs w:val="24"/>
        </w:rPr>
        <w:t>(i.e., tree crowns, snags, shrubs, herb, downed wood by size class, litter and duff</w:t>
      </w:r>
      <w:r w:rsidR="0078708E">
        <w:rPr>
          <w:rFonts w:cstheme="minorHAnsi"/>
          <w:sz w:val="24"/>
          <w:szCs w:val="24"/>
        </w:rPr>
        <w:t xml:space="preserve">) </w:t>
      </w:r>
      <w:r w:rsidRPr="007E189D">
        <w:rPr>
          <w:rFonts w:cstheme="minorHAnsi"/>
          <w:sz w:val="24"/>
          <w:szCs w:val="24"/>
        </w:rPr>
        <w:t xml:space="preserve">across the United States. Our team </w:t>
      </w:r>
      <w:r w:rsidR="00913E54">
        <w:rPr>
          <w:rFonts w:cstheme="minorHAnsi"/>
          <w:sz w:val="24"/>
          <w:szCs w:val="24"/>
        </w:rPr>
        <w:t>began</w:t>
      </w:r>
      <w:r w:rsidR="00913E54" w:rsidRPr="007E189D">
        <w:rPr>
          <w:rFonts w:cstheme="minorHAnsi"/>
          <w:sz w:val="24"/>
          <w:szCs w:val="24"/>
        </w:rPr>
        <w:t xml:space="preserve"> </w:t>
      </w:r>
      <w:r w:rsidRPr="007E189D">
        <w:rPr>
          <w:rFonts w:cstheme="minorHAnsi"/>
          <w:sz w:val="24"/>
          <w:szCs w:val="24"/>
        </w:rPr>
        <w:t xml:space="preserve">by compiling existing databases and importing fuel loadings in a standard unit of measure (Mg/ha). </w:t>
      </w:r>
      <w:r>
        <w:rPr>
          <w:rFonts w:cstheme="minorHAnsi"/>
          <w:sz w:val="24"/>
          <w:szCs w:val="24"/>
        </w:rPr>
        <w:t xml:space="preserve">Existing databases, including the source data for fuel loading models (Lutes et al. 2009) </w:t>
      </w:r>
      <w:r w:rsidRPr="007E189D">
        <w:rPr>
          <w:rFonts w:cstheme="minorHAnsi"/>
          <w:sz w:val="24"/>
          <w:szCs w:val="24"/>
        </w:rPr>
        <w:t>and LANDFIRE</w:t>
      </w:r>
      <w:r>
        <w:rPr>
          <w:rFonts w:cstheme="minorHAnsi"/>
          <w:sz w:val="24"/>
          <w:szCs w:val="24"/>
        </w:rPr>
        <w:t xml:space="preserve"> public source</w:t>
      </w:r>
      <w:r w:rsidRPr="007E189D">
        <w:rPr>
          <w:rFonts w:cstheme="minorHAnsi"/>
          <w:sz w:val="24"/>
          <w:szCs w:val="24"/>
        </w:rPr>
        <w:t xml:space="preserve"> reference database</w:t>
      </w:r>
      <w:r>
        <w:rPr>
          <w:rFonts w:cstheme="minorHAnsi"/>
          <w:sz w:val="24"/>
          <w:szCs w:val="24"/>
        </w:rPr>
        <w:t xml:space="preserve"> (</w:t>
      </w:r>
      <w:r w:rsidRPr="002E55FF">
        <w:rPr>
          <w:rFonts w:cstheme="minorHAnsi"/>
          <w:sz w:val="24"/>
          <w:szCs w:val="24"/>
        </w:rPr>
        <w:t>https://www.landfire.gov/lfrdb.php</w:t>
      </w:r>
      <w:r w:rsidRPr="007E189D">
        <w:rPr>
          <w:rFonts w:cstheme="minorHAnsi"/>
          <w:sz w:val="24"/>
          <w:szCs w:val="24"/>
        </w:rPr>
        <w:t xml:space="preserve">) were compilations of published literature and plot data. Table 1 lists the databases and provides a brief description and a source reference. We next conducted a </w:t>
      </w:r>
      <w:r w:rsidRPr="00245DB1">
        <w:rPr>
          <w:rFonts w:cstheme="minorHAnsi"/>
          <w:sz w:val="24"/>
          <w:szCs w:val="24"/>
        </w:rPr>
        <w:t xml:space="preserve">literature review of biomass, fuel characterization and fuel consumption literature and added over 150 individual </w:t>
      </w:r>
      <w:r w:rsidR="004B21EC" w:rsidRPr="00245DB1">
        <w:rPr>
          <w:rFonts w:cstheme="minorHAnsi"/>
          <w:sz w:val="24"/>
          <w:szCs w:val="24"/>
        </w:rPr>
        <w:t>references.</w:t>
      </w:r>
      <w:r w:rsidRPr="00245DB1">
        <w:rPr>
          <w:rFonts w:cstheme="minorHAnsi"/>
          <w:sz w:val="24"/>
          <w:szCs w:val="24"/>
        </w:rPr>
        <w:t xml:space="preserve"> Minimum standards for including observations in the database were that they</w:t>
      </w:r>
      <w:r w:rsidRPr="007E189D">
        <w:rPr>
          <w:rFonts w:cstheme="minorHAnsi"/>
          <w:sz w:val="24"/>
          <w:szCs w:val="24"/>
        </w:rPr>
        <w:t xml:space="preserve">: 1) contained a source reference </w:t>
      </w:r>
      <w:r>
        <w:rPr>
          <w:rFonts w:cstheme="minorHAnsi"/>
          <w:sz w:val="24"/>
          <w:szCs w:val="24"/>
        </w:rPr>
        <w:t>such as</w:t>
      </w:r>
      <w:r w:rsidRPr="007E189D">
        <w:rPr>
          <w:rFonts w:cstheme="minorHAnsi"/>
          <w:sz w:val="24"/>
          <w:szCs w:val="24"/>
        </w:rPr>
        <w:t xml:space="preserve"> FIA inventory plot and sample year or journal article citation, 2) had an identifiable vegetation type, and 3) r</w:t>
      </w:r>
      <w:r>
        <w:rPr>
          <w:rFonts w:cstheme="minorHAnsi"/>
          <w:sz w:val="24"/>
          <w:szCs w:val="24"/>
        </w:rPr>
        <w:t xml:space="preserve">elied on field measurements </w:t>
      </w:r>
      <w:r w:rsidRPr="007E189D">
        <w:rPr>
          <w:rFonts w:cstheme="minorHAnsi"/>
          <w:sz w:val="24"/>
          <w:szCs w:val="24"/>
        </w:rPr>
        <w:t>as op</w:t>
      </w:r>
      <w:r>
        <w:rPr>
          <w:rFonts w:cstheme="minorHAnsi"/>
          <w:sz w:val="24"/>
          <w:szCs w:val="24"/>
        </w:rPr>
        <w:t>posed to photo monitoring sites or other visual estimations</w:t>
      </w:r>
      <w:r w:rsidRPr="007E189D">
        <w:rPr>
          <w:rFonts w:cstheme="minorHAnsi"/>
          <w:sz w:val="24"/>
          <w:szCs w:val="24"/>
        </w:rPr>
        <w:t xml:space="preserve">. </w:t>
      </w:r>
    </w:p>
    <w:p w14:paraId="27E6B0E8" w14:textId="77777777" w:rsidR="004B21EC" w:rsidRPr="00C37B90" w:rsidRDefault="004B21EC" w:rsidP="004B21EC">
      <w:pPr>
        <w:ind w:firstLine="720"/>
        <w:rPr>
          <w:rFonts w:eastAsiaTheme="minorEastAsia"/>
          <w:sz w:val="24"/>
          <w:szCs w:val="24"/>
        </w:rPr>
      </w:pPr>
      <w:r>
        <w:rPr>
          <w:rFonts w:eastAsiaTheme="minorEastAsia"/>
          <w:sz w:val="24"/>
          <w:szCs w:val="24"/>
        </w:rPr>
        <w:t>T</w:t>
      </w:r>
      <w:r w:rsidRPr="007E189D">
        <w:rPr>
          <w:rFonts w:eastAsiaTheme="minorEastAsia"/>
          <w:sz w:val="24"/>
          <w:szCs w:val="24"/>
        </w:rPr>
        <w:t>o group fuel loading observations by vegetation type, a standard mapping classification</w:t>
      </w:r>
      <w:r>
        <w:rPr>
          <w:rFonts w:eastAsiaTheme="minorEastAsia"/>
          <w:sz w:val="24"/>
          <w:szCs w:val="24"/>
        </w:rPr>
        <w:t xml:space="preserve"> was needed</w:t>
      </w:r>
      <w:r w:rsidRPr="007E189D">
        <w:rPr>
          <w:rFonts w:eastAsiaTheme="minorEastAsia"/>
          <w:sz w:val="24"/>
          <w:szCs w:val="24"/>
        </w:rPr>
        <w:t xml:space="preserve">. Because LANDFIRE is a widely used mapping source of geospatial fuels and vegetation, we chose to use Existing Vegetation Type Group (www.landfire.gov/NationalProductDescriptions21.php). There are 640 existing vegetation types within LANDFIRE and a total of 207 EVT Groups. Given that the objective of the database was to quantify the distribution of fuel loads within vegetation types, we opted to use a more generic vegetation classification (EVT Group), which is provided within the LANDFIRE EVT layer, to ensure greater numbers of records within each vegetation group. It also reduced uncertainty in assigning vegetation type to each record. Most records within the database had either a general description of vegetation, a listing of major species, a Society of American Foresters or Society of Rangeland Management cover type, or a more general Forest Type (e.g., FIA plots). We developed crosswalk tables to convert cover and forest types to EVT Groups. For records that only had a general vegetation description, we individually assigned a vegetation type. </w:t>
      </w:r>
    </w:p>
    <w:p w14:paraId="0463EA06" w14:textId="00EB2908" w:rsidR="00913E54" w:rsidRDefault="006153E5" w:rsidP="00913E54">
      <w:pPr>
        <w:ind w:firstLine="720"/>
        <w:rPr>
          <w:rFonts w:eastAsiaTheme="minorEastAsia"/>
          <w:sz w:val="24"/>
          <w:szCs w:val="24"/>
        </w:rPr>
      </w:pPr>
      <w:r w:rsidRPr="007E189D">
        <w:rPr>
          <w:rFonts w:eastAsiaTheme="minorEastAsia"/>
          <w:sz w:val="24"/>
          <w:szCs w:val="24"/>
        </w:rPr>
        <w:t xml:space="preserve">As the database was assembled, we performed a series of quality assurance and control measures. </w:t>
      </w:r>
      <w:r w:rsidR="00913E54" w:rsidRPr="007E189D">
        <w:rPr>
          <w:rFonts w:eastAsiaTheme="minorEastAsia"/>
          <w:sz w:val="24"/>
          <w:szCs w:val="24"/>
        </w:rPr>
        <w:t>We first screened any records that did not have geospatial location. For each of these record</w:t>
      </w:r>
      <w:r w:rsidR="00913E54">
        <w:rPr>
          <w:rFonts w:eastAsiaTheme="minorEastAsia"/>
          <w:sz w:val="24"/>
          <w:szCs w:val="24"/>
        </w:rPr>
        <w:t>s</w:t>
      </w:r>
      <w:r w:rsidR="00913E54" w:rsidRPr="007E189D">
        <w:rPr>
          <w:rFonts w:eastAsiaTheme="minorEastAsia"/>
          <w:sz w:val="24"/>
          <w:szCs w:val="24"/>
        </w:rPr>
        <w:t xml:space="preserve">, we attempted to assign a geospatial location and standardized existing location data into latitude and longitude (decimal degrees). In some cases, it was necessary to </w:t>
      </w:r>
      <w:r w:rsidR="004B21EC">
        <w:rPr>
          <w:rFonts w:eastAsiaTheme="minorEastAsia"/>
          <w:sz w:val="24"/>
          <w:szCs w:val="24"/>
        </w:rPr>
        <w:t>assign</w:t>
      </w:r>
      <w:r w:rsidR="00913E54" w:rsidRPr="007E189D">
        <w:rPr>
          <w:rFonts w:eastAsiaTheme="minorEastAsia"/>
          <w:sz w:val="24"/>
          <w:szCs w:val="24"/>
        </w:rPr>
        <w:t xml:space="preserve"> site locations based on site descriptions. Many records (n = 2470) had geospatial location but no </w:t>
      </w:r>
      <w:r w:rsidR="004B21EC">
        <w:rPr>
          <w:rFonts w:eastAsiaTheme="minorEastAsia"/>
          <w:sz w:val="24"/>
          <w:szCs w:val="24"/>
        </w:rPr>
        <w:t xml:space="preserve">associated </w:t>
      </w:r>
      <w:r w:rsidR="00913E54" w:rsidRPr="007E189D">
        <w:rPr>
          <w:rFonts w:eastAsiaTheme="minorEastAsia"/>
          <w:sz w:val="24"/>
          <w:szCs w:val="24"/>
        </w:rPr>
        <w:t xml:space="preserve">vegetation type or information. For these, we overlaid record locations with the EVT Groups layer in ArcGIS and assigned a likely EVT Group based on spatial location. Due to the potential errors incurred by spatial assignment, we tagged each of these records as having </w:t>
      </w:r>
      <w:r w:rsidR="00913E54">
        <w:rPr>
          <w:rFonts w:eastAsiaTheme="minorEastAsia"/>
          <w:sz w:val="24"/>
          <w:szCs w:val="24"/>
        </w:rPr>
        <w:t>spatially</w:t>
      </w:r>
      <w:r w:rsidR="00913E54" w:rsidRPr="007E189D">
        <w:rPr>
          <w:rFonts w:eastAsiaTheme="minorEastAsia"/>
          <w:sz w:val="24"/>
          <w:szCs w:val="24"/>
        </w:rPr>
        <w:t xml:space="preserve">-assigned vegetation types. Fuel loading values were summarized into fields defined in Table 2. In many </w:t>
      </w:r>
      <w:r w:rsidR="00913E54">
        <w:rPr>
          <w:rFonts w:eastAsiaTheme="minorEastAsia"/>
          <w:sz w:val="24"/>
          <w:szCs w:val="24"/>
        </w:rPr>
        <w:t>instances</w:t>
      </w:r>
      <w:r w:rsidR="00913E54" w:rsidRPr="007E189D">
        <w:rPr>
          <w:rFonts w:eastAsiaTheme="minorEastAsia"/>
          <w:sz w:val="24"/>
          <w:szCs w:val="24"/>
        </w:rPr>
        <w:t>, simple summations were required to create summary inputs (e.g. herb load was calculated as the sum of forb and graminoid loadings and total CWD is the sum of all sound and rotten coarse wood classes).</w:t>
      </w:r>
    </w:p>
    <w:p w14:paraId="1CF5B516" w14:textId="2F3A8137" w:rsidR="006153E5" w:rsidRPr="003F3B0A" w:rsidRDefault="00913E54" w:rsidP="00913E54">
      <w:pPr>
        <w:ind w:firstLine="720"/>
        <w:rPr>
          <w:rFonts w:cstheme="minorHAnsi"/>
          <w:sz w:val="24"/>
          <w:szCs w:val="24"/>
        </w:rPr>
      </w:pPr>
      <w:r w:rsidRPr="007E189D">
        <w:rPr>
          <w:rFonts w:eastAsiaTheme="minorEastAsia"/>
          <w:sz w:val="24"/>
          <w:szCs w:val="24"/>
        </w:rPr>
        <w:t>The</w:t>
      </w:r>
      <w:r w:rsidRPr="00C37B90">
        <w:rPr>
          <w:rFonts w:eastAsiaTheme="minorEastAsia"/>
          <w:sz w:val="24"/>
          <w:szCs w:val="24"/>
        </w:rPr>
        <w:t xml:space="preserve"> </w:t>
      </w:r>
      <w:r>
        <w:rPr>
          <w:rFonts w:eastAsiaTheme="minorEastAsia"/>
          <w:sz w:val="24"/>
          <w:szCs w:val="24"/>
        </w:rPr>
        <w:t>fuel loading database includes</w:t>
      </w:r>
      <w:r w:rsidRPr="007E189D">
        <w:rPr>
          <w:rFonts w:eastAsiaTheme="minorEastAsia"/>
          <w:sz w:val="24"/>
          <w:szCs w:val="24"/>
        </w:rPr>
        <w:t xml:space="preserve"> </w:t>
      </w:r>
      <w:r w:rsidRPr="00245DB1">
        <w:rPr>
          <w:rFonts w:eastAsiaTheme="minorEastAsia"/>
          <w:sz w:val="24"/>
          <w:szCs w:val="24"/>
        </w:rPr>
        <w:t>data from 292</w:t>
      </w:r>
      <w:r w:rsidRPr="007E189D">
        <w:rPr>
          <w:rFonts w:eastAsiaTheme="minorEastAsia"/>
          <w:sz w:val="24"/>
          <w:szCs w:val="24"/>
        </w:rPr>
        <w:t xml:space="preserve"> sources from existing fuel loading datab</w:t>
      </w:r>
      <w:r>
        <w:rPr>
          <w:rFonts w:eastAsiaTheme="minorEastAsia"/>
          <w:sz w:val="24"/>
          <w:szCs w:val="24"/>
        </w:rPr>
        <w:t>ases and scientific literature.</w:t>
      </w:r>
      <w:r w:rsidRPr="007E189D">
        <w:rPr>
          <w:rFonts w:eastAsiaTheme="minorEastAsia"/>
          <w:sz w:val="24"/>
          <w:szCs w:val="24"/>
        </w:rPr>
        <w:t xml:space="preserve"> Entries from existing databases were presumed to be quality checked by the source agency and were not rechecked. A random selection of 15-20% of the literature sources were checked for data entry errors, including errors in unit conversions, standardizations of woody fuel size classes, and site descriptors. Due to the extent of data entry </w:t>
      </w:r>
      <w:r w:rsidRPr="007E189D">
        <w:rPr>
          <w:rFonts w:eastAsiaTheme="minorEastAsia"/>
          <w:sz w:val="24"/>
          <w:szCs w:val="24"/>
        </w:rPr>
        <w:lastRenderedPageBreak/>
        <w:t xml:space="preserve">errors an additional 10% of the literature sources were checked to ensure a higher level of </w:t>
      </w:r>
      <w:commentRangeStart w:id="112"/>
      <w:commentRangeStart w:id="113"/>
      <w:r w:rsidRPr="007E189D">
        <w:rPr>
          <w:rFonts w:eastAsiaTheme="minorEastAsia"/>
          <w:sz w:val="24"/>
          <w:szCs w:val="24"/>
        </w:rPr>
        <w:t>accuracy</w:t>
      </w:r>
      <w:commentRangeEnd w:id="112"/>
      <w:r>
        <w:rPr>
          <w:rStyle w:val="CommentReference"/>
        </w:rPr>
        <w:commentReference w:id="112"/>
      </w:r>
      <w:commentRangeEnd w:id="113"/>
      <w:r w:rsidR="005158A8">
        <w:rPr>
          <w:rStyle w:val="CommentReference"/>
        </w:rPr>
        <w:commentReference w:id="113"/>
      </w:r>
      <w:r w:rsidRPr="00C37B90">
        <w:rPr>
          <w:rFonts w:eastAsiaTheme="minorEastAsia"/>
          <w:sz w:val="24"/>
          <w:szCs w:val="24"/>
        </w:rPr>
        <w:t xml:space="preserve">. </w:t>
      </w:r>
      <w:r w:rsidRPr="002E55FF">
        <w:rPr>
          <w:rFonts w:cstheme="minorHAnsi"/>
          <w:i/>
          <w:sz w:val="24"/>
          <w:szCs w:val="24"/>
          <w:highlight w:val="yellow"/>
        </w:rPr>
        <w:t xml:space="preserve">Should we </w:t>
      </w:r>
      <w:r>
        <w:rPr>
          <w:rFonts w:cstheme="minorHAnsi"/>
          <w:i/>
          <w:sz w:val="24"/>
          <w:szCs w:val="24"/>
          <w:highlight w:val="yellow"/>
        </w:rPr>
        <w:t xml:space="preserve">report </w:t>
      </w:r>
      <w:r w:rsidRPr="002E55FF">
        <w:rPr>
          <w:rFonts w:cstheme="minorHAnsi"/>
          <w:i/>
          <w:sz w:val="24"/>
          <w:szCs w:val="24"/>
          <w:highlight w:val="yellow"/>
        </w:rPr>
        <w:t>any error rate?</w:t>
      </w:r>
      <w:r>
        <w:rPr>
          <w:rFonts w:cstheme="minorHAnsi"/>
          <w:sz w:val="24"/>
          <w:szCs w:val="24"/>
        </w:rPr>
        <w:t xml:space="preserve"> </w:t>
      </w:r>
    </w:p>
    <w:p w14:paraId="7DEA320C" w14:textId="1C1D4790" w:rsidR="006153E5" w:rsidRPr="007E189D" w:rsidRDefault="006153E5" w:rsidP="006153E5">
      <w:pPr>
        <w:ind w:firstLine="720"/>
        <w:rPr>
          <w:rFonts w:cstheme="minorHAnsi"/>
          <w:sz w:val="24"/>
          <w:szCs w:val="24"/>
        </w:rPr>
      </w:pPr>
      <w:r w:rsidRPr="007E189D">
        <w:rPr>
          <w:rFonts w:cstheme="minorHAnsi"/>
          <w:sz w:val="24"/>
          <w:szCs w:val="24"/>
        </w:rPr>
        <w:t xml:space="preserve">For every record that had a published source reference, we obtained the source reference and included a full citation. For quality assurance and quality control, we subsampled 30% of all source references and confirmed that entered data was </w:t>
      </w:r>
      <w:r>
        <w:rPr>
          <w:rFonts w:cstheme="minorHAnsi"/>
          <w:sz w:val="24"/>
          <w:szCs w:val="24"/>
        </w:rPr>
        <w:t>accurate</w:t>
      </w:r>
      <w:r w:rsidRPr="007E189D">
        <w:rPr>
          <w:rFonts w:cstheme="minorHAnsi"/>
          <w:sz w:val="24"/>
          <w:szCs w:val="24"/>
        </w:rPr>
        <w:t xml:space="preserve">. Most identified errors were simple rounding errors and were corrected. In a few cases, some fuel categories were missing from the inputs and were added from the published source. In other cases, fuel categories were inaccurate and corrected within the database entries. </w:t>
      </w:r>
    </w:p>
    <w:p w14:paraId="1C8EF524" w14:textId="2A4F10B1" w:rsidR="006153E5" w:rsidRPr="00C37B90" w:rsidRDefault="006153E5">
      <w:pPr>
        <w:rPr>
          <w:rFonts w:eastAsiaTheme="minorEastAsia"/>
          <w:sz w:val="24"/>
          <w:szCs w:val="24"/>
        </w:rPr>
      </w:pPr>
      <w:r>
        <w:rPr>
          <w:rFonts w:cstheme="minorHAnsi"/>
          <w:sz w:val="24"/>
          <w:szCs w:val="24"/>
        </w:rPr>
        <w:tab/>
      </w:r>
      <w:r w:rsidRPr="007E189D">
        <w:rPr>
          <w:rFonts w:eastAsiaTheme="minorEastAsia"/>
          <w:sz w:val="24"/>
          <w:szCs w:val="24"/>
        </w:rPr>
        <w:t xml:space="preserve">As the database was </w:t>
      </w:r>
      <w:r>
        <w:rPr>
          <w:rFonts w:eastAsiaTheme="minorEastAsia"/>
          <w:sz w:val="24"/>
          <w:szCs w:val="24"/>
        </w:rPr>
        <w:t>compiled</w:t>
      </w:r>
      <w:r w:rsidRPr="00C37B90">
        <w:rPr>
          <w:rFonts w:eastAsiaTheme="minorEastAsia"/>
          <w:sz w:val="24"/>
          <w:szCs w:val="24"/>
        </w:rPr>
        <w:t xml:space="preserve">, </w:t>
      </w:r>
      <w:r w:rsidRPr="007E189D">
        <w:rPr>
          <w:rFonts w:eastAsiaTheme="minorEastAsia"/>
          <w:sz w:val="24"/>
          <w:szCs w:val="24"/>
        </w:rPr>
        <w:t xml:space="preserve">supported fuel loading fields were expanded to accommodate various studies and approaches. Table 2 presents the fuel </w:t>
      </w:r>
      <w:r w:rsidR="004B21EC">
        <w:rPr>
          <w:rFonts w:eastAsiaTheme="minorEastAsia"/>
          <w:sz w:val="24"/>
          <w:szCs w:val="24"/>
        </w:rPr>
        <w:t>categories</w:t>
      </w:r>
      <w:r w:rsidRPr="007E189D">
        <w:rPr>
          <w:rFonts w:eastAsiaTheme="minorEastAsia"/>
          <w:sz w:val="24"/>
          <w:szCs w:val="24"/>
        </w:rPr>
        <w:t xml:space="preserve"> and definitions within the database. Many categories are sparsely populated but are included because they are important within particular EVT Groups. For example, moss and ground lichen are important in many boreal and </w:t>
      </w:r>
      <w:proofErr w:type="spellStart"/>
      <w:r w:rsidRPr="007E189D">
        <w:rPr>
          <w:rFonts w:eastAsiaTheme="minorEastAsia"/>
          <w:sz w:val="24"/>
          <w:szCs w:val="24"/>
        </w:rPr>
        <w:t>subboreal</w:t>
      </w:r>
      <w:proofErr w:type="spellEnd"/>
      <w:r w:rsidRPr="007E189D">
        <w:rPr>
          <w:rFonts w:eastAsiaTheme="minorEastAsia"/>
          <w:sz w:val="24"/>
          <w:szCs w:val="24"/>
        </w:rPr>
        <w:t xml:space="preserve"> vegetation types but are relatively rare in other ecosystems and associated EVT Groups.</w:t>
      </w:r>
    </w:p>
    <w:p w14:paraId="64529803" w14:textId="77777777" w:rsidR="006153E5" w:rsidRPr="007E189D" w:rsidRDefault="006153E5" w:rsidP="00913E54">
      <w:pPr>
        <w:ind w:firstLine="720"/>
        <w:rPr>
          <w:rFonts w:cstheme="minorHAnsi"/>
          <w:sz w:val="24"/>
          <w:szCs w:val="24"/>
        </w:rPr>
      </w:pPr>
    </w:p>
    <w:p w14:paraId="4F9E988F" w14:textId="77777777" w:rsidR="006153E5" w:rsidRPr="007E189D" w:rsidRDefault="006153E5" w:rsidP="006153E5">
      <w:pPr>
        <w:rPr>
          <w:rFonts w:cstheme="minorHAnsi"/>
          <w:sz w:val="24"/>
          <w:szCs w:val="24"/>
        </w:rPr>
      </w:pPr>
      <w:r w:rsidRPr="007E189D">
        <w:rPr>
          <w:rFonts w:cstheme="minorHAnsi"/>
          <w:b/>
          <w:sz w:val="24"/>
          <w:szCs w:val="24"/>
        </w:rPr>
        <w:t>Table 1</w:t>
      </w:r>
      <w:r w:rsidRPr="007E189D">
        <w:rPr>
          <w:rFonts w:cstheme="minorHAnsi"/>
          <w:sz w:val="24"/>
          <w:szCs w:val="24"/>
        </w:rPr>
        <w:t xml:space="preserve">: </w:t>
      </w:r>
      <w:r>
        <w:rPr>
          <w:rFonts w:cstheme="minorHAnsi"/>
          <w:sz w:val="24"/>
          <w:szCs w:val="24"/>
        </w:rPr>
        <w:t>M</w:t>
      </w:r>
      <w:r w:rsidRPr="007E189D">
        <w:rPr>
          <w:rFonts w:cstheme="minorHAnsi"/>
          <w:sz w:val="24"/>
          <w:szCs w:val="24"/>
        </w:rPr>
        <w:t xml:space="preserve">ajor </w:t>
      </w:r>
      <w:r>
        <w:rPr>
          <w:rFonts w:cstheme="minorHAnsi"/>
          <w:sz w:val="24"/>
          <w:szCs w:val="24"/>
        </w:rPr>
        <w:t>source databases within the Fuel Loading database</w:t>
      </w:r>
      <w:r w:rsidRPr="007E189D">
        <w:rPr>
          <w:rFonts w:cstheme="minorHAnsi"/>
          <w:sz w:val="24"/>
          <w:szCs w:val="24"/>
        </w:rPr>
        <w:t>.</w:t>
      </w:r>
    </w:p>
    <w:tbl>
      <w:tblPr>
        <w:tblStyle w:val="TableGrid"/>
        <w:tblW w:w="11061" w:type="dxa"/>
        <w:tblLayout w:type="fixed"/>
        <w:tblLook w:val="04A0" w:firstRow="1" w:lastRow="0" w:firstColumn="1" w:lastColumn="0" w:noHBand="0" w:noVBand="1"/>
      </w:tblPr>
      <w:tblGrid>
        <w:gridCol w:w="3059"/>
        <w:gridCol w:w="1526"/>
        <w:gridCol w:w="990"/>
        <w:gridCol w:w="5486"/>
      </w:tblGrid>
      <w:tr w:rsidR="006153E5" w:rsidRPr="007E189D" w14:paraId="5D2846D4" w14:textId="77777777" w:rsidTr="009273A6">
        <w:tc>
          <w:tcPr>
            <w:tcW w:w="3059" w:type="dxa"/>
            <w:shd w:val="clear" w:color="auto" w:fill="auto"/>
          </w:tcPr>
          <w:p w14:paraId="124F8E41" w14:textId="77777777" w:rsidR="006153E5" w:rsidRPr="007E189D" w:rsidRDefault="006153E5" w:rsidP="009273A6">
            <w:pPr>
              <w:rPr>
                <w:rFonts w:cstheme="minorHAnsi"/>
                <w:b/>
                <w:sz w:val="24"/>
                <w:szCs w:val="24"/>
              </w:rPr>
            </w:pPr>
            <w:r w:rsidRPr="007E189D">
              <w:rPr>
                <w:rFonts w:cstheme="minorHAnsi"/>
                <w:b/>
                <w:sz w:val="24"/>
                <w:szCs w:val="24"/>
              </w:rPr>
              <w:t>Database</w:t>
            </w:r>
          </w:p>
        </w:tc>
        <w:tc>
          <w:tcPr>
            <w:tcW w:w="1526" w:type="dxa"/>
            <w:shd w:val="clear" w:color="auto" w:fill="auto"/>
          </w:tcPr>
          <w:p w14:paraId="11110119" w14:textId="77777777" w:rsidR="006153E5" w:rsidRPr="007E189D" w:rsidRDefault="006153E5" w:rsidP="009273A6">
            <w:pPr>
              <w:rPr>
                <w:rFonts w:cstheme="minorHAnsi"/>
                <w:b/>
                <w:sz w:val="24"/>
                <w:szCs w:val="24"/>
              </w:rPr>
            </w:pPr>
            <w:r w:rsidRPr="007E189D">
              <w:rPr>
                <w:rFonts w:cstheme="minorHAnsi"/>
                <w:b/>
                <w:sz w:val="24"/>
                <w:szCs w:val="24"/>
              </w:rPr>
              <w:t>Number of records</w:t>
            </w:r>
          </w:p>
        </w:tc>
        <w:tc>
          <w:tcPr>
            <w:tcW w:w="990" w:type="dxa"/>
            <w:shd w:val="clear" w:color="auto" w:fill="auto"/>
          </w:tcPr>
          <w:p w14:paraId="5463D95F" w14:textId="77777777" w:rsidR="006153E5" w:rsidRPr="007E189D" w:rsidRDefault="006153E5" w:rsidP="009273A6">
            <w:pPr>
              <w:rPr>
                <w:rFonts w:cstheme="minorHAnsi"/>
                <w:b/>
                <w:sz w:val="24"/>
                <w:szCs w:val="24"/>
              </w:rPr>
            </w:pPr>
            <w:r w:rsidRPr="007E189D">
              <w:rPr>
                <w:rFonts w:cstheme="minorHAnsi"/>
                <w:b/>
                <w:sz w:val="24"/>
                <w:szCs w:val="24"/>
              </w:rPr>
              <w:t>Years</w:t>
            </w:r>
          </w:p>
        </w:tc>
        <w:tc>
          <w:tcPr>
            <w:tcW w:w="5486" w:type="dxa"/>
            <w:shd w:val="clear" w:color="auto" w:fill="auto"/>
          </w:tcPr>
          <w:p w14:paraId="159701AF" w14:textId="77777777" w:rsidR="006153E5" w:rsidRPr="007E189D" w:rsidRDefault="006153E5" w:rsidP="009273A6">
            <w:pPr>
              <w:rPr>
                <w:rFonts w:cstheme="minorHAnsi"/>
                <w:b/>
                <w:sz w:val="24"/>
                <w:szCs w:val="24"/>
              </w:rPr>
            </w:pPr>
            <w:r w:rsidRPr="007E189D">
              <w:rPr>
                <w:rFonts w:cstheme="minorHAnsi"/>
                <w:b/>
                <w:sz w:val="24"/>
                <w:szCs w:val="24"/>
              </w:rPr>
              <w:t>Source</w:t>
            </w:r>
          </w:p>
        </w:tc>
      </w:tr>
      <w:tr w:rsidR="006153E5" w:rsidRPr="007E189D" w14:paraId="073FA5D9" w14:textId="77777777" w:rsidTr="009273A6">
        <w:tc>
          <w:tcPr>
            <w:tcW w:w="3059" w:type="dxa"/>
            <w:shd w:val="clear" w:color="auto" w:fill="auto"/>
          </w:tcPr>
          <w:p w14:paraId="6D320BF4" w14:textId="77777777" w:rsidR="006153E5" w:rsidRPr="007E189D" w:rsidRDefault="006153E5" w:rsidP="00A74B54">
            <w:pPr>
              <w:rPr>
                <w:rFonts w:cstheme="minorHAnsi"/>
                <w:sz w:val="24"/>
                <w:szCs w:val="24"/>
              </w:rPr>
            </w:pPr>
            <w:r w:rsidRPr="007E189D">
              <w:rPr>
                <w:rFonts w:cstheme="minorHAnsi"/>
                <w:sz w:val="24"/>
                <w:szCs w:val="24"/>
              </w:rPr>
              <w:t>FFS</w:t>
            </w:r>
          </w:p>
        </w:tc>
        <w:tc>
          <w:tcPr>
            <w:tcW w:w="1526" w:type="dxa"/>
            <w:shd w:val="clear" w:color="auto" w:fill="auto"/>
          </w:tcPr>
          <w:p w14:paraId="340180C9" w14:textId="77777777" w:rsidR="006153E5" w:rsidRPr="007E189D" w:rsidRDefault="006153E5" w:rsidP="009273A6">
            <w:pPr>
              <w:jc w:val="right"/>
              <w:rPr>
                <w:rFonts w:cstheme="minorHAnsi"/>
                <w:sz w:val="24"/>
                <w:szCs w:val="24"/>
              </w:rPr>
            </w:pPr>
            <w:r w:rsidRPr="007E189D">
              <w:rPr>
                <w:rFonts w:cstheme="minorHAnsi"/>
                <w:sz w:val="24"/>
                <w:szCs w:val="24"/>
              </w:rPr>
              <w:t>128</w:t>
            </w:r>
          </w:p>
        </w:tc>
        <w:tc>
          <w:tcPr>
            <w:tcW w:w="990" w:type="dxa"/>
            <w:shd w:val="clear" w:color="auto" w:fill="auto"/>
          </w:tcPr>
          <w:p w14:paraId="38B65D49" w14:textId="77777777" w:rsidR="006153E5" w:rsidRPr="007E189D" w:rsidRDefault="006153E5" w:rsidP="009273A6">
            <w:pPr>
              <w:jc w:val="right"/>
              <w:rPr>
                <w:rFonts w:cstheme="minorHAnsi"/>
                <w:sz w:val="24"/>
                <w:szCs w:val="24"/>
              </w:rPr>
            </w:pPr>
          </w:p>
        </w:tc>
        <w:tc>
          <w:tcPr>
            <w:tcW w:w="5486" w:type="dxa"/>
            <w:shd w:val="clear" w:color="auto" w:fill="auto"/>
          </w:tcPr>
          <w:p w14:paraId="4725912F" w14:textId="77777777" w:rsidR="006153E5" w:rsidRPr="007E189D" w:rsidRDefault="006153E5" w:rsidP="00A74B54">
            <w:pPr>
              <w:rPr>
                <w:rFonts w:cstheme="minorHAnsi"/>
                <w:sz w:val="24"/>
                <w:szCs w:val="24"/>
              </w:rPr>
            </w:pPr>
            <w:r w:rsidRPr="007E189D">
              <w:rPr>
                <w:rFonts w:cstheme="minorHAnsi"/>
                <w:sz w:val="24"/>
                <w:szCs w:val="24"/>
              </w:rPr>
              <w:t>Fire and fire surrogates (McIvor)</w:t>
            </w:r>
          </w:p>
        </w:tc>
      </w:tr>
      <w:tr w:rsidR="006153E5" w:rsidRPr="007E189D" w14:paraId="13B1277F" w14:textId="77777777" w:rsidTr="009273A6">
        <w:tc>
          <w:tcPr>
            <w:tcW w:w="3059" w:type="dxa"/>
            <w:shd w:val="clear" w:color="auto" w:fill="auto"/>
          </w:tcPr>
          <w:p w14:paraId="2FCA2D48" w14:textId="77777777" w:rsidR="006153E5" w:rsidRPr="007E189D" w:rsidRDefault="006153E5" w:rsidP="00A74B54">
            <w:pPr>
              <w:rPr>
                <w:rFonts w:cstheme="minorHAnsi"/>
                <w:sz w:val="24"/>
                <w:szCs w:val="24"/>
              </w:rPr>
            </w:pPr>
            <w:r w:rsidRPr="007E189D">
              <w:rPr>
                <w:rFonts w:cstheme="minorHAnsi"/>
                <w:sz w:val="24"/>
                <w:szCs w:val="24"/>
              </w:rPr>
              <w:t>FLM database</w:t>
            </w:r>
          </w:p>
        </w:tc>
        <w:tc>
          <w:tcPr>
            <w:tcW w:w="1526" w:type="dxa"/>
            <w:shd w:val="clear" w:color="auto" w:fill="auto"/>
          </w:tcPr>
          <w:p w14:paraId="7A37E683" w14:textId="3D583DC5" w:rsidR="006153E5" w:rsidRPr="007E189D" w:rsidRDefault="006153E5" w:rsidP="009273A6">
            <w:pPr>
              <w:jc w:val="right"/>
              <w:rPr>
                <w:rFonts w:cstheme="minorHAnsi"/>
                <w:sz w:val="24"/>
                <w:szCs w:val="24"/>
              </w:rPr>
            </w:pPr>
            <w:r w:rsidRPr="007E189D">
              <w:rPr>
                <w:rFonts w:cstheme="minorHAnsi"/>
                <w:sz w:val="24"/>
                <w:szCs w:val="24"/>
                <w:highlight w:val="yellow"/>
              </w:rPr>
              <w:t xml:space="preserve">8555 </w:t>
            </w:r>
          </w:p>
        </w:tc>
        <w:tc>
          <w:tcPr>
            <w:tcW w:w="990" w:type="dxa"/>
            <w:shd w:val="clear" w:color="auto" w:fill="auto"/>
          </w:tcPr>
          <w:p w14:paraId="4D933B1B" w14:textId="77777777" w:rsidR="006153E5" w:rsidRPr="007E189D" w:rsidRDefault="006153E5" w:rsidP="009273A6">
            <w:pPr>
              <w:jc w:val="right"/>
              <w:rPr>
                <w:rFonts w:cstheme="minorHAnsi"/>
                <w:sz w:val="24"/>
                <w:szCs w:val="24"/>
              </w:rPr>
            </w:pPr>
          </w:p>
        </w:tc>
        <w:tc>
          <w:tcPr>
            <w:tcW w:w="5486" w:type="dxa"/>
            <w:shd w:val="clear" w:color="auto" w:fill="auto"/>
          </w:tcPr>
          <w:p w14:paraId="244F5D0B" w14:textId="77777777" w:rsidR="006153E5" w:rsidRPr="007E189D" w:rsidRDefault="006153E5" w:rsidP="00A74B54">
            <w:pPr>
              <w:rPr>
                <w:rFonts w:cstheme="minorHAnsi"/>
                <w:sz w:val="24"/>
                <w:szCs w:val="24"/>
              </w:rPr>
            </w:pPr>
            <w:r w:rsidRPr="007E189D">
              <w:rPr>
                <w:rFonts w:cstheme="minorHAnsi"/>
                <w:sz w:val="24"/>
                <w:szCs w:val="24"/>
              </w:rPr>
              <w:t>Source data for the fuel loading model development (Keane)</w:t>
            </w:r>
          </w:p>
        </w:tc>
      </w:tr>
      <w:tr w:rsidR="006153E5" w:rsidRPr="007E189D" w14:paraId="47AB3DC1" w14:textId="77777777" w:rsidTr="009273A6">
        <w:tc>
          <w:tcPr>
            <w:tcW w:w="3059" w:type="dxa"/>
            <w:shd w:val="clear" w:color="auto" w:fill="auto"/>
          </w:tcPr>
          <w:p w14:paraId="0E44E4F8" w14:textId="77777777" w:rsidR="006153E5" w:rsidRPr="007E189D" w:rsidRDefault="006153E5" w:rsidP="00A74B54">
            <w:pPr>
              <w:rPr>
                <w:rFonts w:cstheme="minorHAnsi"/>
                <w:sz w:val="24"/>
                <w:szCs w:val="24"/>
              </w:rPr>
            </w:pPr>
            <w:r w:rsidRPr="007E189D">
              <w:rPr>
                <w:rFonts w:cstheme="minorHAnsi"/>
                <w:sz w:val="24"/>
                <w:szCs w:val="24"/>
              </w:rPr>
              <w:t>FOFEM fuels</w:t>
            </w:r>
          </w:p>
        </w:tc>
        <w:tc>
          <w:tcPr>
            <w:tcW w:w="1526" w:type="dxa"/>
            <w:shd w:val="clear" w:color="auto" w:fill="auto"/>
          </w:tcPr>
          <w:p w14:paraId="0410A98E" w14:textId="456C10E9" w:rsidR="006153E5" w:rsidRPr="007E189D" w:rsidRDefault="006153E5" w:rsidP="009273A6">
            <w:pPr>
              <w:jc w:val="right"/>
              <w:rPr>
                <w:rFonts w:cstheme="minorHAnsi"/>
                <w:sz w:val="24"/>
                <w:szCs w:val="24"/>
              </w:rPr>
            </w:pPr>
            <w:r w:rsidRPr="007E189D">
              <w:rPr>
                <w:rFonts w:cstheme="minorHAnsi"/>
                <w:sz w:val="24"/>
                <w:szCs w:val="24"/>
              </w:rPr>
              <w:t>1095</w:t>
            </w:r>
          </w:p>
        </w:tc>
        <w:tc>
          <w:tcPr>
            <w:tcW w:w="990" w:type="dxa"/>
            <w:shd w:val="clear" w:color="auto" w:fill="auto"/>
          </w:tcPr>
          <w:p w14:paraId="0E456D8D" w14:textId="77777777" w:rsidR="006153E5" w:rsidRPr="007E189D" w:rsidRDefault="006153E5" w:rsidP="009273A6">
            <w:pPr>
              <w:jc w:val="right"/>
              <w:rPr>
                <w:rFonts w:cstheme="minorHAnsi"/>
                <w:sz w:val="24"/>
                <w:szCs w:val="24"/>
              </w:rPr>
            </w:pPr>
          </w:p>
        </w:tc>
        <w:tc>
          <w:tcPr>
            <w:tcW w:w="5486" w:type="dxa"/>
            <w:shd w:val="clear" w:color="auto" w:fill="auto"/>
          </w:tcPr>
          <w:p w14:paraId="18888035" w14:textId="77777777" w:rsidR="006153E5" w:rsidRPr="007E189D" w:rsidRDefault="006153E5" w:rsidP="00A74B54">
            <w:pPr>
              <w:rPr>
                <w:rFonts w:cstheme="minorHAnsi"/>
                <w:sz w:val="24"/>
                <w:szCs w:val="24"/>
              </w:rPr>
            </w:pPr>
            <w:r w:rsidRPr="007E189D">
              <w:rPr>
                <w:rFonts w:cstheme="minorHAnsi"/>
                <w:sz w:val="24"/>
                <w:szCs w:val="24"/>
              </w:rPr>
              <w:t>Old database compiled to inform FOFEM fuel loading profiles (Reinhardt, Lutes)</w:t>
            </w:r>
          </w:p>
        </w:tc>
      </w:tr>
      <w:tr w:rsidR="006153E5" w:rsidRPr="007E189D" w14:paraId="4D4B94E0" w14:textId="77777777" w:rsidTr="009273A6">
        <w:tc>
          <w:tcPr>
            <w:tcW w:w="3059" w:type="dxa"/>
            <w:shd w:val="clear" w:color="auto" w:fill="auto"/>
          </w:tcPr>
          <w:p w14:paraId="0F6D006A" w14:textId="77777777" w:rsidR="006153E5" w:rsidRPr="007E189D" w:rsidRDefault="006153E5" w:rsidP="00A74B54">
            <w:pPr>
              <w:rPr>
                <w:rFonts w:cstheme="minorHAnsi"/>
                <w:sz w:val="24"/>
                <w:szCs w:val="24"/>
              </w:rPr>
            </w:pPr>
            <w:r w:rsidRPr="007E189D">
              <w:rPr>
                <w:rFonts w:cstheme="minorHAnsi"/>
                <w:sz w:val="24"/>
                <w:szCs w:val="24"/>
              </w:rPr>
              <w:t>Forest Inventory and Analysis Program</w:t>
            </w:r>
          </w:p>
        </w:tc>
        <w:tc>
          <w:tcPr>
            <w:tcW w:w="1526" w:type="dxa"/>
            <w:shd w:val="clear" w:color="auto" w:fill="auto"/>
          </w:tcPr>
          <w:p w14:paraId="63B59A2D" w14:textId="77777777" w:rsidR="006153E5" w:rsidRPr="007E189D" w:rsidRDefault="006153E5" w:rsidP="009273A6">
            <w:pPr>
              <w:jc w:val="right"/>
              <w:rPr>
                <w:rFonts w:cstheme="minorHAnsi"/>
                <w:sz w:val="24"/>
                <w:szCs w:val="24"/>
              </w:rPr>
            </w:pPr>
            <w:r w:rsidRPr="007E189D">
              <w:rPr>
                <w:rFonts w:cstheme="minorHAnsi"/>
                <w:sz w:val="24"/>
                <w:szCs w:val="24"/>
              </w:rPr>
              <w:t>15,061</w:t>
            </w:r>
          </w:p>
        </w:tc>
        <w:tc>
          <w:tcPr>
            <w:tcW w:w="990" w:type="dxa"/>
            <w:shd w:val="clear" w:color="auto" w:fill="auto"/>
          </w:tcPr>
          <w:p w14:paraId="48E8AEFA" w14:textId="77777777" w:rsidR="006153E5" w:rsidRPr="007E189D" w:rsidRDefault="006153E5" w:rsidP="009273A6">
            <w:pPr>
              <w:jc w:val="right"/>
              <w:rPr>
                <w:rFonts w:cstheme="minorHAnsi"/>
                <w:sz w:val="24"/>
                <w:szCs w:val="24"/>
              </w:rPr>
            </w:pPr>
            <w:r w:rsidRPr="007E189D">
              <w:rPr>
                <w:rFonts w:cstheme="minorHAnsi"/>
                <w:sz w:val="24"/>
                <w:szCs w:val="24"/>
              </w:rPr>
              <w:t>2015</w:t>
            </w:r>
          </w:p>
        </w:tc>
        <w:tc>
          <w:tcPr>
            <w:tcW w:w="5486" w:type="dxa"/>
            <w:shd w:val="clear" w:color="auto" w:fill="auto"/>
          </w:tcPr>
          <w:p w14:paraId="218D859D" w14:textId="77777777" w:rsidR="006153E5" w:rsidRPr="00C37B90" w:rsidRDefault="006153E5">
            <w:pPr>
              <w:rPr>
                <w:rFonts w:eastAsiaTheme="minorEastAsia"/>
                <w:sz w:val="24"/>
                <w:szCs w:val="24"/>
              </w:rPr>
            </w:pPr>
            <w:r w:rsidRPr="4FC678A3">
              <w:rPr>
                <w:rFonts w:eastAsiaTheme="minorEastAsia"/>
                <w:sz w:val="24"/>
                <w:szCs w:val="24"/>
              </w:rPr>
              <w:t xml:space="preserve">David </w:t>
            </w:r>
            <w:proofErr w:type="spellStart"/>
            <w:r w:rsidRPr="4FC678A3">
              <w:rPr>
                <w:rFonts w:eastAsiaTheme="minorEastAsia"/>
                <w:sz w:val="24"/>
                <w:szCs w:val="24"/>
              </w:rPr>
              <w:t>Chojnacky</w:t>
            </w:r>
            <w:proofErr w:type="spellEnd"/>
            <w:r w:rsidRPr="4FC678A3">
              <w:rPr>
                <w:rFonts w:eastAsiaTheme="minorEastAsia"/>
                <w:sz w:val="24"/>
                <w:szCs w:val="24"/>
              </w:rPr>
              <w:t xml:space="preserve">, University of Vermont– downloaded from - </w:t>
            </w:r>
            <w:hyperlink r:id="rId9" w:history="1">
              <w:r w:rsidRPr="4FC678A3">
                <w:rPr>
                  <w:rStyle w:val="Hyperlink"/>
                  <w:rFonts w:eastAsiaTheme="minorEastAsia"/>
                  <w:sz w:val="24"/>
                  <w:szCs w:val="24"/>
                </w:rPr>
                <w:t>http://web.gis.vt.edu/forestry/dwm/index.php</w:t>
              </w:r>
            </w:hyperlink>
          </w:p>
        </w:tc>
      </w:tr>
      <w:tr w:rsidR="006153E5" w:rsidRPr="007E189D" w14:paraId="56B8FC96" w14:textId="77777777" w:rsidTr="009273A6">
        <w:tc>
          <w:tcPr>
            <w:tcW w:w="3059" w:type="dxa"/>
            <w:shd w:val="clear" w:color="auto" w:fill="auto"/>
          </w:tcPr>
          <w:p w14:paraId="679B4218" w14:textId="77777777" w:rsidR="006153E5" w:rsidRPr="007E189D" w:rsidRDefault="006153E5" w:rsidP="00A74B54">
            <w:pPr>
              <w:rPr>
                <w:rFonts w:cstheme="minorHAnsi"/>
                <w:sz w:val="24"/>
                <w:szCs w:val="24"/>
              </w:rPr>
            </w:pPr>
            <w:r w:rsidRPr="007E189D">
              <w:rPr>
                <w:rFonts w:cstheme="minorHAnsi"/>
                <w:sz w:val="24"/>
                <w:szCs w:val="24"/>
              </w:rPr>
              <w:t>LFRDB</w:t>
            </w:r>
          </w:p>
        </w:tc>
        <w:tc>
          <w:tcPr>
            <w:tcW w:w="1526" w:type="dxa"/>
            <w:shd w:val="clear" w:color="auto" w:fill="auto"/>
          </w:tcPr>
          <w:p w14:paraId="4A438210" w14:textId="77777777" w:rsidR="006153E5" w:rsidRPr="007E189D" w:rsidRDefault="006153E5" w:rsidP="009273A6">
            <w:pPr>
              <w:jc w:val="right"/>
              <w:rPr>
                <w:rFonts w:cstheme="minorHAnsi"/>
                <w:sz w:val="24"/>
                <w:szCs w:val="24"/>
              </w:rPr>
            </w:pPr>
            <w:r w:rsidRPr="007E189D">
              <w:rPr>
                <w:rFonts w:cstheme="minorHAnsi"/>
                <w:sz w:val="24"/>
                <w:szCs w:val="24"/>
              </w:rPr>
              <w:t>18,012</w:t>
            </w:r>
          </w:p>
        </w:tc>
        <w:tc>
          <w:tcPr>
            <w:tcW w:w="990" w:type="dxa"/>
            <w:shd w:val="clear" w:color="auto" w:fill="auto"/>
          </w:tcPr>
          <w:p w14:paraId="1AE17682" w14:textId="77777777" w:rsidR="006153E5" w:rsidRPr="007E189D" w:rsidRDefault="006153E5" w:rsidP="009273A6">
            <w:pPr>
              <w:jc w:val="right"/>
              <w:rPr>
                <w:rFonts w:cstheme="minorHAnsi"/>
                <w:sz w:val="24"/>
                <w:szCs w:val="24"/>
              </w:rPr>
            </w:pPr>
          </w:p>
        </w:tc>
        <w:tc>
          <w:tcPr>
            <w:tcW w:w="5486" w:type="dxa"/>
            <w:shd w:val="clear" w:color="auto" w:fill="auto"/>
          </w:tcPr>
          <w:p w14:paraId="568C12C5" w14:textId="77777777" w:rsidR="006153E5" w:rsidRPr="007E189D" w:rsidRDefault="006153E5" w:rsidP="00A74B54">
            <w:pPr>
              <w:rPr>
                <w:rFonts w:cstheme="minorHAnsi"/>
                <w:sz w:val="24"/>
                <w:szCs w:val="24"/>
              </w:rPr>
            </w:pPr>
            <w:r w:rsidRPr="08188D8B">
              <w:rPr>
                <w:rFonts w:eastAsiaTheme="minorEastAsia"/>
                <w:color w:val="222222"/>
                <w:sz w:val="24"/>
                <w:szCs w:val="24"/>
                <w:shd w:val="clear" w:color="auto" w:fill="FFFFFF"/>
              </w:rPr>
              <w:t>LFRDB_Public_20100122.mdb</w:t>
            </w:r>
          </w:p>
        </w:tc>
      </w:tr>
      <w:tr w:rsidR="006153E5" w:rsidRPr="007E189D" w14:paraId="64E75255" w14:textId="77777777" w:rsidTr="009273A6">
        <w:tc>
          <w:tcPr>
            <w:tcW w:w="3059" w:type="dxa"/>
            <w:shd w:val="clear" w:color="auto" w:fill="auto"/>
          </w:tcPr>
          <w:p w14:paraId="11BEEB59" w14:textId="77777777" w:rsidR="006153E5" w:rsidRPr="007E189D" w:rsidRDefault="006153E5" w:rsidP="00A74B54">
            <w:pPr>
              <w:rPr>
                <w:rFonts w:cstheme="minorHAnsi"/>
                <w:sz w:val="24"/>
                <w:szCs w:val="24"/>
              </w:rPr>
            </w:pPr>
            <w:r w:rsidRPr="007E189D">
              <w:rPr>
                <w:rFonts w:cstheme="minorHAnsi"/>
                <w:sz w:val="24"/>
                <w:szCs w:val="24"/>
              </w:rPr>
              <w:t>Natural Fuels Photo Series</w:t>
            </w:r>
          </w:p>
        </w:tc>
        <w:tc>
          <w:tcPr>
            <w:tcW w:w="1526" w:type="dxa"/>
            <w:shd w:val="clear" w:color="auto" w:fill="auto"/>
          </w:tcPr>
          <w:p w14:paraId="64577B8A" w14:textId="77777777" w:rsidR="006153E5" w:rsidRPr="007E189D" w:rsidRDefault="006153E5" w:rsidP="009273A6">
            <w:pPr>
              <w:jc w:val="right"/>
              <w:rPr>
                <w:rFonts w:cstheme="minorHAnsi"/>
                <w:sz w:val="24"/>
                <w:szCs w:val="24"/>
              </w:rPr>
            </w:pPr>
            <w:r w:rsidRPr="007E189D">
              <w:rPr>
                <w:rFonts w:cstheme="minorHAnsi"/>
                <w:sz w:val="24"/>
                <w:szCs w:val="24"/>
              </w:rPr>
              <w:t>550</w:t>
            </w:r>
          </w:p>
        </w:tc>
        <w:tc>
          <w:tcPr>
            <w:tcW w:w="990" w:type="dxa"/>
            <w:shd w:val="clear" w:color="auto" w:fill="auto"/>
          </w:tcPr>
          <w:p w14:paraId="0B2B3E8B" w14:textId="77777777" w:rsidR="006153E5" w:rsidRPr="007E189D" w:rsidRDefault="006153E5" w:rsidP="009273A6">
            <w:pPr>
              <w:jc w:val="right"/>
              <w:rPr>
                <w:rFonts w:cstheme="minorHAnsi"/>
                <w:sz w:val="24"/>
                <w:szCs w:val="24"/>
              </w:rPr>
            </w:pPr>
            <w:r w:rsidRPr="007E189D">
              <w:rPr>
                <w:rFonts w:cstheme="minorHAnsi"/>
                <w:sz w:val="24"/>
                <w:szCs w:val="24"/>
              </w:rPr>
              <w:t>1998-2016</w:t>
            </w:r>
          </w:p>
        </w:tc>
        <w:tc>
          <w:tcPr>
            <w:tcW w:w="5486" w:type="dxa"/>
            <w:shd w:val="clear" w:color="auto" w:fill="auto"/>
          </w:tcPr>
          <w:p w14:paraId="150B1312" w14:textId="77777777" w:rsidR="006153E5" w:rsidRPr="007E189D" w:rsidRDefault="00142732" w:rsidP="00A74B54">
            <w:pPr>
              <w:rPr>
                <w:rFonts w:cstheme="minorHAnsi"/>
                <w:sz w:val="24"/>
                <w:szCs w:val="24"/>
              </w:rPr>
            </w:pPr>
            <w:hyperlink r:id="rId10" w:history="1">
              <w:r w:rsidR="006153E5" w:rsidRPr="007E189D">
                <w:rPr>
                  <w:rStyle w:val="Hyperlink"/>
                  <w:rFonts w:cstheme="minorHAnsi"/>
                  <w:sz w:val="24"/>
                  <w:szCs w:val="24"/>
                </w:rPr>
                <w:t>https://www.fs.fed.us/pnw/fera/research/fuels/photo_series</w:t>
              </w:r>
            </w:hyperlink>
          </w:p>
        </w:tc>
      </w:tr>
    </w:tbl>
    <w:p w14:paraId="194E7AF2" w14:textId="77777777" w:rsidR="006153E5" w:rsidRPr="007E189D" w:rsidRDefault="006153E5" w:rsidP="006153E5">
      <w:pPr>
        <w:rPr>
          <w:rFonts w:cstheme="minorHAnsi"/>
          <w:sz w:val="24"/>
          <w:szCs w:val="24"/>
        </w:rPr>
      </w:pPr>
    </w:p>
    <w:p w14:paraId="242E421F" w14:textId="77777777" w:rsidR="00EA1483" w:rsidRDefault="00EA1483">
      <w:pPr>
        <w:spacing w:after="160" w:line="259" w:lineRule="auto"/>
        <w:rPr>
          <w:rFonts w:cstheme="minorHAnsi"/>
          <w:b/>
          <w:sz w:val="24"/>
          <w:szCs w:val="24"/>
        </w:rPr>
      </w:pPr>
      <w:r>
        <w:rPr>
          <w:rFonts w:cstheme="minorHAnsi"/>
          <w:b/>
          <w:sz w:val="24"/>
          <w:szCs w:val="24"/>
        </w:rPr>
        <w:br w:type="page"/>
      </w:r>
    </w:p>
    <w:p w14:paraId="72CF5740" w14:textId="09553065" w:rsidR="006153E5" w:rsidRPr="007E189D" w:rsidRDefault="006153E5" w:rsidP="006153E5">
      <w:pPr>
        <w:rPr>
          <w:rFonts w:cstheme="minorHAnsi"/>
          <w:sz w:val="24"/>
          <w:szCs w:val="24"/>
        </w:rPr>
      </w:pPr>
      <w:r w:rsidRPr="007E189D">
        <w:rPr>
          <w:rFonts w:cstheme="minorHAnsi"/>
          <w:b/>
          <w:sz w:val="24"/>
          <w:szCs w:val="24"/>
        </w:rPr>
        <w:lastRenderedPageBreak/>
        <w:t>Table 2</w:t>
      </w:r>
      <w:r w:rsidRPr="007E189D">
        <w:rPr>
          <w:rFonts w:cstheme="minorHAnsi"/>
          <w:sz w:val="24"/>
          <w:szCs w:val="24"/>
        </w:rPr>
        <w:t>: Fuel loading database fields and definitions. To date, the database contains nearly 40,000 records and was designed to accommodate additional records as they become available.</w:t>
      </w:r>
    </w:p>
    <w:tbl>
      <w:tblPr>
        <w:tblW w:w="9805" w:type="dxa"/>
        <w:tblLook w:val="04A0" w:firstRow="1" w:lastRow="0" w:firstColumn="1" w:lastColumn="0" w:noHBand="0" w:noVBand="1"/>
      </w:tblPr>
      <w:tblGrid>
        <w:gridCol w:w="2740"/>
        <w:gridCol w:w="4815"/>
        <w:gridCol w:w="2250"/>
      </w:tblGrid>
      <w:tr w:rsidR="006153E5" w:rsidRPr="007E189D" w14:paraId="3918827E" w14:textId="77777777" w:rsidTr="007356FF">
        <w:trPr>
          <w:trHeight w:val="300"/>
        </w:trPr>
        <w:tc>
          <w:tcPr>
            <w:tcW w:w="2740" w:type="dxa"/>
            <w:tcBorders>
              <w:top w:val="single" w:sz="4" w:space="0" w:color="auto"/>
              <w:bottom w:val="single" w:sz="4" w:space="0" w:color="auto"/>
            </w:tcBorders>
            <w:shd w:val="clear" w:color="auto" w:fill="auto"/>
            <w:noWrap/>
          </w:tcPr>
          <w:p w14:paraId="17531B14"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Field</w:t>
            </w:r>
          </w:p>
        </w:tc>
        <w:tc>
          <w:tcPr>
            <w:tcW w:w="4815" w:type="dxa"/>
            <w:tcBorders>
              <w:top w:val="single" w:sz="4" w:space="0" w:color="auto"/>
              <w:bottom w:val="single" w:sz="4" w:space="0" w:color="auto"/>
            </w:tcBorders>
            <w:shd w:val="clear" w:color="auto" w:fill="auto"/>
            <w:noWrap/>
          </w:tcPr>
          <w:p w14:paraId="6A42863C"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Definition</w:t>
            </w:r>
          </w:p>
        </w:tc>
        <w:tc>
          <w:tcPr>
            <w:tcW w:w="2250" w:type="dxa"/>
            <w:tcBorders>
              <w:top w:val="single" w:sz="4" w:space="0" w:color="auto"/>
              <w:bottom w:val="single" w:sz="4" w:space="0" w:color="auto"/>
            </w:tcBorders>
          </w:tcPr>
          <w:p w14:paraId="15249FF0"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Sample entry</w:t>
            </w:r>
          </w:p>
        </w:tc>
      </w:tr>
      <w:tr w:rsidR="006153E5" w:rsidRPr="007E189D" w14:paraId="3E51FCF0" w14:textId="77777777" w:rsidTr="007356FF">
        <w:trPr>
          <w:trHeight w:val="300"/>
        </w:trPr>
        <w:tc>
          <w:tcPr>
            <w:tcW w:w="2740" w:type="dxa"/>
            <w:tcBorders>
              <w:top w:val="single" w:sz="4" w:space="0" w:color="auto"/>
            </w:tcBorders>
            <w:shd w:val="clear" w:color="auto" w:fill="auto"/>
            <w:noWrap/>
            <w:hideMark/>
          </w:tcPr>
          <w:p w14:paraId="7C530079"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LFEVTGroupID</w:t>
            </w:r>
            <w:proofErr w:type="spellEnd"/>
          </w:p>
        </w:tc>
        <w:tc>
          <w:tcPr>
            <w:tcW w:w="4815" w:type="dxa"/>
            <w:tcBorders>
              <w:top w:val="single" w:sz="4" w:space="0" w:color="auto"/>
            </w:tcBorders>
            <w:shd w:val="clear" w:color="auto" w:fill="auto"/>
            <w:noWrap/>
            <w:hideMark/>
          </w:tcPr>
          <w:p w14:paraId="174626F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EVT Group number</w:t>
            </w:r>
          </w:p>
        </w:tc>
        <w:tc>
          <w:tcPr>
            <w:tcW w:w="2250" w:type="dxa"/>
            <w:tcBorders>
              <w:top w:val="single" w:sz="4" w:space="0" w:color="auto"/>
            </w:tcBorders>
          </w:tcPr>
          <w:p w14:paraId="7951485C"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693</w:t>
            </w:r>
          </w:p>
        </w:tc>
      </w:tr>
      <w:tr w:rsidR="006153E5" w:rsidRPr="007E189D" w14:paraId="6CE99B72" w14:textId="77777777" w:rsidTr="007356FF">
        <w:trPr>
          <w:trHeight w:val="300"/>
        </w:trPr>
        <w:tc>
          <w:tcPr>
            <w:tcW w:w="2740" w:type="dxa"/>
            <w:shd w:val="clear" w:color="auto" w:fill="auto"/>
            <w:noWrap/>
            <w:hideMark/>
          </w:tcPr>
          <w:p w14:paraId="6A61656B"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LFEVTGroup</w:t>
            </w:r>
            <w:proofErr w:type="spellEnd"/>
          </w:p>
        </w:tc>
        <w:tc>
          <w:tcPr>
            <w:tcW w:w="4815" w:type="dxa"/>
            <w:shd w:val="clear" w:color="auto" w:fill="auto"/>
            <w:noWrap/>
            <w:hideMark/>
          </w:tcPr>
          <w:p w14:paraId="357C98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EVT Group Name</w:t>
            </w:r>
          </w:p>
        </w:tc>
        <w:tc>
          <w:tcPr>
            <w:tcW w:w="2250" w:type="dxa"/>
          </w:tcPr>
          <w:p w14:paraId="07FC1621"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Spruce-Fir-Hardwood Forest</w:t>
            </w:r>
          </w:p>
        </w:tc>
      </w:tr>
      <w:tr w:rsidR="006153E5" w:rsidRPr="007E189D" w14:paraId="07440943" w14:textId="77777777" w:rsidTr="007356FF">
        <w:trPr>
          <w:trHeight w:val="300"/>
        </w:trPr>
        <w:tc>
          <w:tcPr>
            <w:tcW w:w="2740" w:type="dxa"/>
            <w:shd w:val="clear" w:color="auto" w:fill="auto"/>
            <w:noWrap/>
            <w:hideMark/>
          </w:tcPr>
          <w:p w14:paraId="58FD4BB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sourceID</w:t>
            </w:r>
            <w:proofErr w:type="spellEnd"/>
          </w:p>
        </w:tc>
        <w:tc>
          <w:tcPr>
            <w:tcW w:w="4815" w:type="dxa"/>
            <w:shd w:val="clear" w:color="auto" w:fill="auto"/>
            <w:noWrap/>
            <w:hideMark/>
          </w:tcPr>
          <w:p w14:paraId="084F7E1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source reference</w:t>
            </w:r>
          </w:p>
        </w:tc>
        <w:tc>
          <w:tcPr>
            <w:tcW w:w="2250" w:type="dxa"/>
          </w:tcPr>
          <w:p w14:paraId="6CA4BF19"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571</w:t>
            </w:r>
          </w:p>
        </w:tc>
      </w:tr>
      <w:tr w:rsidR="006153E5" w:rsidRPr="007E189D" w14:paraId="1BD2FE55" w14:textId="77777777" w:rsidTr="007356FF">
        <w:trPr>
          <w:trHeight w:val="300"/>
        </w:trPr>
        <w:tc>
          <w:tcPr>
            <w:tcW w:w="2740" w:type="dxa"/>
            <w:shd w:val="clear" w:color="auto" w:fill="auto"/>
            <w:noWrap/>
            <w:hideMark/>
          </w:tcPr>
          <w:p w14:paraId="5824077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w:t>
            </w:r>
          </w:p>
        </w:tc>
        <w:tc>
          <w:tcPr>
            <w:tcW w:w="4815" w:type="dxa"/>
            <w:shd w:val="clear" w:color="auto" w:fill="auto"/>
            <w:noWrap/>
            <w:hideMark/>
          </w:tcPr>
          <w:p w14:paraId="793F15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Source reference </w:t>
            </w:r>
          </w:p>
        </w:tc>
        <w:tc>
          <w:tcPr>
            <w:tcW w:w="2250" w:type="dxa"/>
          </w:tcPr>
          <w:p w14:paraId="042BB53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 xml:space="preserve">Natural Fuels Photo Series Volume </w:t>
            </w:r>
            <w:proofErr w:type="spellStart"/>
            <w:r w:rsidRPr="007E189D">
              <w:rPr>
                <w:rFonts w:eastAsia="Times New Roman" w:cstheme="minorHAnsi"/>
                <w:color w:val="000000"/>
                <w:sz w:val="24"/>
                <w:szCs w:val="24"/>
              </w:rPr>
              <w:t>Iia</w:t>
            </w:r>
            <w:proofErr w:type="spellEnd"/>
            <w:r w:rsidRPr="007E189D">
              <w:rPr>
                <w:rFonts w:eastAsia="Times New Roman" w:cstheme="minorHAnsi"/>
                <w:color w:val="000000"/>
                <w:sz w:val="24"/>
                <w:szCs w:val="24"/>
              </w:rPr>
              <w:t>, PMS 836</w:t>
            </w:r>
          </w:p>
        </w:tc>
      </w:tr>
      <w:tr w:rsidR="006153E5" w:rsidRPr="007E189D" w14:paraId="47AFA027" w14:textId="77777777" w:rsidTr="007356FF">
        <w:trPr>
          <w:trHeight w:val="300"/>
        </w:trPr>
        <w:tc>
          <w:tcPr>
            <w:tcW w:w="2740" w:type="dxa"/>
            <w:shd w:val="clear" w:color="auto" w:fill="auto"/>
            <w:noWrap/>
            <w:hideMark/>
          </w:tcPr>
          <w:p w14:paraId="0873BB1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studyPointID</w:t>
            </w:r>
            <w:proofErr w:type="spellEnd"/>
          </w:p>
        </w:tc>
        <w:tc>
          <w:tcPr>
            <w:tcW w:w="4815" w:type="dxa"/>
            <w:shd w:val="clear" w:color="auto" w:fill="auto"/>
            <w:noWrap/>
            <w:hideMark/>
          </w:tcPr>
          <w:p w14:paraId="5ADCAA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study point ID</w:t>
            </w:r>
          </w:p>
        </w:tc>
        <w:tc>
          <w:tcPr>
            <w:tcW w:w="2250" w:type="dxa"/>
          </w:tcPr>
          <w:p w14:paraId="5E88F86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48753</w:t>
            </w:r>
          </w:p>
        </w:tc>
      </w:tr>
      <w:tr w:rsidR="006153E5" w:rsidRPr="007E189D" w14:paraId="7A0FC606" w14:textId="77777777" w:rsidTr="007356FF">
        <w:trPr>
          <w:trHeight w:val="300"/>
        </w:trPr>
        <w:tc>
          <w:tcPr>
            <w:tcW w:w="2740" w:type="dxa"/>
            <w:shd w:val="clear" w:color="auto" w:fill="auto"/>
            <w:noWrap/>
            <w:hideMark/>
          </w:tcPr>
          <w:p w14:paraId="379FCC3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Plotname</w:t>
            </w:r>
            <w:proofErr w:type="spellEnd"/>
          </w:p>
        </w:tc>
        <w:tc>
          <w:tcPr>
            <w:tcW w:w="4815" w:type="dxa"/>
            <w:shd w:val="clear" w:color="auto" w:fill="auto"/>
            <w:noWrap/>
            <w:hideMark/>
          </w:tcPr>
          <w:p w14:paraId="086B125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 name if provided</w:t>
            </w:r>
          </w:p>
        </w:tc>
        <w:tc>
          <w:tcPr>
            <w:tcW w:w="2250" w:type="dxa"/>
          </w:tcPr>
          <w:p w14:paraId="0EAC10DE"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AKHD 15</w:t>
            </w:r>
          </w:p>
        </w:tc>
      </w:tr>
      <w:tr w:rsidR="006153E5" w:rsidRPr="007E189D" w14:paraId="57B0D645" w14:textId="77777777" w:rsidTr="007356FF">
        <w:trPr>
          <w:trHeight w:val="300"/>
        </w:trPr>
        <w:tc>
          <w:tcPr>
            <w:tcW w:w="2740" w:type="dxa"/>
            <w:shd w:val="clear" w:color="auto" w:fill="auto"/>
            <w:noWrap/>
            <w:hideMark/>
          </w:tcPr>
          <w:p w14:paraId="4A2CC8E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State</w:t>
            </w:r>
          </w:p>
        </w:tc>
        <w:tc>
          <w:tcPr>
            <w:tcW w:w="4815" w:type="dxa"/>
            <w:shd w:val="clear" w:color="auto" w:fill="auto"/>
            <w:noWrap/>
            <w:hideMark/>
          </w:tcPr>
          <w:p w14:paraId="3324B93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State name </w:t>
            </w:r>
          </w:p>
        </w:tc>
        <w:tc>
          <w:tcPr>
            <w:tcW w:w="2250" w:type="dxa"/>
          </w:tcPr>
          <w:p w14:paraId="22E21E4B"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w:t>
            </w:r>
          </w:p>
        </w:tc>
      </w:tr>
      <w:tr w:rsidR="006153E5" w:rsidRPr="007E189D" w14:paraId="41F2FEAB" w14:textId="77777777" w:rsidTr="007356FF">
        <w:trPr>
          <w:trHeight w:val="300"/>
        </w:trPr>
        <w:tc>
          <w:tcPr>
            <w:tcW w:w="2740" w:type="dxa"/>
            <w:shd w:val="clear" w:color="auto" w:fill="auto"/>
            <w:noWrap/>
            <w:hideMark/>
          </w:tcPr>
          <w:p w14:paraId="361909A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inventoryYear</w:t>
            </w:r>
            <w:proofErr w:type="spellEnd"/>
          </w:p>
        </w:tc>
        <w:tc>
          <w:tcPr>
            <w:tcW w:w="4815" w:type="dxa"/>
            <w:shd w:val="clear" w:color="auto" w:fill="auto"/>
            <w:noWrap/>
            <w:hideMark/>
          </w:tcPr>
          <w:p w14:paraId="79943DC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 or sampling year</w:t>
            </w:r>
          </w:p>
        </w:tc>
        <w:tc>
          <w:tcPr>
            <w:tcW w:w="2250" w:type="dxa"/>
          </w:tcPr>
          <w:p w14:paraId="471313F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2007</w:t>
            </w:r>
          </w:p>
        </w:tc>
      </w:tr>
      <w:tr w:rsidR="006153E5" w:rsidRPr="007E189D" w14:paraId="51D332B9" w14:textId="77777777" w:rsidTr="007356FF">
        <w:trPr>
          <w:trHeight w:val="300"/>
        </w:trPr>
        <w:tc>
          <w:tcPr>
            <w:tcW w:w="2740" w:type="dxa"/>
            <w:shd w:val="clear" w:color="auto" w:fill="auto"/>
            <w:noWrap/>
            <w:hideMark/>
          </w:tcPr>
          <w:p w14:paraId="2220C89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veg_notes</w:t>
            </w:r>
            <w:proofErr w:type="spellEnd"/>
          </w:p>
        </w:tc>
        <w:tc>
          <w:tcPr>
            <w:tcW w:w="4815" w:type="dxa"/>
            <w:shd w:val="clear" w:color="auto" w:fill="auto"/>
            <w:noWrap/>
            <w:hideMark/>
          </w:tcPr>
          <w:p w14:paraId="5EBBA32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Vegetation description</w:t>
            </w:r>
          </w:p>
        </w:tc>
        <w:tc>
          <w:tcPr>
            <w:tcW w:w="2250" w:type="dxa"/>
          </w:tcPr>
          <w:p w14:paraId="5F6F747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Closed spruce-paper birch forest</w:t>
            </w:r>
          </w:p>
        </w:tc>
      </w:tr>
      <w:tr w:rsidR="006153E5" w:rsidRPr="007E189D" w14:paraId="5AE784BE" w14:textId="77777777" w:rsidTr="007356FF">
        <w:trPr>
          <w:trHeight w:val="300"/>
        </w:trPr>
        <w:tc>
          <w:tcPr>
            <w:tcW w:w="2740" w:type="dxa"/>
            <w:shd w:val="clear" w:color="auto" w:fill="auto"/>
            <w:noWrap/>
            <w:hideMark/>
          </w:tcPr>
          <w:p w14:paraId="2E4DBFF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us_loading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7CA61F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Understory crown loading (check)</w:t>
            </w:r>
          </w:p>
        </w:tc>
        <w:tc>
          <w:tcPr>
            <w:tcW w:w="2250" w:type="dxa"/>
          </w:tcPr>
          <w:p w14:paraId="2A1DF9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1.52</w:t>
            </w:r>
          </w:p>
        </w:tc>
      </w:tr>
      <w:tr w:rsidR="006153E5" w:rsidRPr="007E189D" w14:paraId="050D9B44" w14:textId="77777777" w:rsidTr="007356FF">
        <w:trPr>
          <w:trHeight w:val="300"/>
        </w:trPr>
        <w:tc>
          <w:tcPr>
            <w:tcW w:w="2740" w:type="dxa"/>
            <w:shd w:val="clear" w:color="auto" w:fill="auto"/>
            <w:noWrap/>
            <w:hideMark/>
          </w:tcPr>
          <w:p w14:paraId="7EDC48E2"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3E4FA77"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Midstory</w:t>
            </w:r>
            <w:proofErr w:type="spellEnd"/>
            <w:r w:rsidRPr="007E189D">
              <w:rPr>
                <w:rFonts w:eastAsia="Times New Roman" w:cstheme="minorHAnsi"/>
                <w:color w:val="000000"/>
                <w:sz w:val="24"/>
                <w:szCs w:val="24"/>
              </w:rPr>
              <w:t xml:space="preserve"> crown loading (check)</w:t>
            </w:r>
          </w:p>
        </w:tc>
        <w:tc>
          <w:tcPr>
            <w:tcW w:w="2250" w:type="dxa"/>
          </w:tcPr>
          <w:p w14:paraId="626984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22.88</w:t>
            </w:r>
          </w:p>
        </w:tc>
      </w:tr>
      <w:tr w:rsidR="006153E5" w:rsidRPr="007E189D" w14:paraId="4273701C" w14:textId="77777777" w:rsidTr="007356FF">
        <w:trPr>
          <w:trHeight w:val="300"/>
        </w:trPr>
        <w:tc>
          <w:tcPr>
            <w:tcW w:w="2740" w:type="dxa"/>
            <w:shd w:val="clear" w:color="auto" w:fill="auto"/>
            <w:noWrap/>
            <w:hideMark/>
          </w:tcPr>
          <w:p w14:paraId="760A34F9"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os_loading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009F3A4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Overstory crown loading (check)</w:t>
            </w:r>
          </w:p>
        </w:tc>
        <w:tc>
          <w:tcPr>
            <w:tcW w:w="2250" w:type="dxa"/>
          </w:tcPr>
          <w:p w14:paraId="778B9F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91.32</w:t>
            </w:r>
          </w:p>
        </w:tc>
      </w:tr>
      <w:tr w:rsidR="006153E5" w:rsidRPr="007E189D" w14:paraId="39BE8D73" w14:textId="77777777" w:rsidTr="007356FF">
        <w:trPr>
          <w:trHeight w:val="300"/>
        </w:trPr>
        <w:tc>
          <w:tcPr>
            <w:tcW w:w="2740" w:type="dxa"/>
            <w:shd w:val="clear" w:color="auto" w:fill="auto"/>
            <w:noWrap/>
            <w:hideMark/>
          </w:tcPr>
          <w:p w14:paraId="61A0A96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tree_crown_loading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B90B0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Total tree crown loading - sum of understory, </w:t>
            </w:r>
            <w:proofErr w:type="spellStart"/>
            <w:r w:rsidRPr="007E189D">
              <w:rPr>
                <w:rFonts w:eastAsia="Times New Roman" w:cstheme="minorHAnsi"/>
                <w:color w:val="000000"/>
                <w:sz w:val="24"/>
                <w:szCs w:val="24"/>
              </w:rPr>
              <w:t>midstory</w:t>
            </w:r>
            <w:proofErr w:type="spellEnd"/>
            <w:r w:rsidRPr="007E189D">
              <w:rPr>
                <w:rFonts w:eastAsia="Times New Roman" w:cstheme="minorHAnsi"/>
                <w:color w:val="000000"/>
                <w:sz w:val="24"/>
                <w:szCs w:val="24"/>
              </w:rPr>
              <w:t xml:space="preserve"> and overstory</w:t>
            </w:r>
          </w:p>
        </w:tc>
        <w:tc>
          <w:tcPr>
            <w:tcW w:w="2250" w:type="dxa"/>
          </w:tcPr>
          <w:p w14:paraId="28DCCD59" w14:textId="77777777" w:rsidR="006153E5" w:rsidRPr="007E189D" w:rsidRDefault="006153E5" w:rsidP="00C20609">
            <w:pPr>
              <w:rPr>
                <w:rFonts w:cstheme="minorHAnsi"/>
                <w:color w:val="000000"/>
                <w:sz w:val="24"/>
                <w:szCs w:val="24"/>
              </w:rPr>
            </w:pPr>
          </w:p>
        </w:tc>
      </w:tr>
      <w:tr w:rsidR="006153E5" w:rsidRPr="007E189D" w14:paraId="4215D917" w14:textId="77777777" w:rsidTr="007356FF">
        <w:trPr>
          <w:trHeight w:val="300"/>
        </w:trPr>
        <w:tc>
          <w:tcPr>
            <w:tcW w:w="2740" w:type="dxa"/>
            <w:shd w:val="clear" w:color="auto" w:fill="auto"/>
            <w:noWrap/>
            <w:hideMark/>
          </w:tcPr>
          <w:p w14:paraId="5E453E81"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tree_loading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217BD0E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tree biomass, including boles</w:t>
            </w:r>
          </w:p>
        </w:tc>
        <w:tc>
          <w:tcPr>
            <w:tcW w:w="2250" w:type="dxa"/>
          </w:tcPr>
          <w:p w14:paraId="2608FE70" w14:textId="77777777" w:rsidR="006153E5" w:rsidRPr="007E189D" w:rsidRDefault="006153E5" w:rsidP="004F4FB8">
            <w:pPr>
              <w:rPr>
                <w:rFonts w:cstheme="minorHAnsi"/>
                <w:sz w:val="24"/>
                <w:szCs w:val="24"/>
              </w:rPr>
            </w:pPr>
          </w:p>
        </w:tc>
      </w:tr>
      <w:tr w:rsidR="006153E5" w:rsidRPr="007E189D" w14:paraId="0BB827E7" w14:textId="77777777" w:rsidTr="007356FF">
        <w:trPr>
          <w:trHeight w:val="300"/>
        </w:trPr>
        <w:tc>
          <w:tcPr>
            <w:tcW w:w="2740" w:type="dxa"/>
            <w:shd w:val="clear" w:color="auto" w:fill="auto"/>
            <w:noWrap/>
            <w:hideMark/>
          </w:tcPr>
          <w:p w14:paraId="5B362F5B"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snag_loading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8C3946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dead trees, all decay classes</w:t>
            </w:r>
          </w:p>
        </w:tc>
        <w:tc>
          <w:tcPr>
            <w:tcW w:w="2250" w:type="dxa"/>
          </w:tcPr>
          <w:p w14:paraId="1220B478"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13.56</w:t>
            </w:r>
          </w:p>
        </w:tc>
      </w:tr>
      <w:tr w:rsidR="006153E5" w:rsidRPr="007E189D" w14:paraId="0F31FEFA" w14:textId="77777777" w:rsidTr="007356FF">
        <w:trPr>
          <w:trHeight w:val="300"/>
        </w:trPr>
        <w:tc>
          <w:tcPr>
            <w:tcW w:w="2740" w:type="dxa"/>
            <w:shd w:val="clear" w:color="auto" w:fill="auto"/>
            <w:noWrap/>
            <w:hideMark/>
          </w:tcPr>
          <w:p w14:paraId="32DF8742"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shrub_loading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454CD9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shrubs</w:t>
            </w:r>
          </w:p>
        </w:tc>
        <w:tc>
          <w:tcPr>
            <w:tcW w:w="2250" w:type="dxa"/>
          </w:tcPr>
          <w:p w14:paraId="0460C353" w14:textId="77777777" w:rsidR="006153E5" w:rsidRPr="007E189D" w:rsidRDefault="006153E5" w:rsidP="00C20609">
            <w:pPr>
              <w:rPr>
                <w:rFonts w:cstheme="minorHAnsi"/>
                <w:color w:val="000000"/>
                <w:sz w:val="24"/>
                <w:szCs w:val="24"/>
              </w:rPr>
            </w:pPr>
            <w:r w:rsidRPr="007E189D">
              <w:rPr>
                <w:rFonts w:cstheme="minorHAnsi"/>
                <w:color w:val="000000"/>
                <w:sz w:val="24"/>
                <w:szCs w:val="24"/>
              </w:rPr>
              <w:t>3.43</w:t>
            </w:r>
          </w:p>
        </w:tc>
      </w:tr>
      <w:tr w:rsidR="006153E5" w:rsidRPr="007E189D" w14:paraId="61097E8A" w14:textId="77777777" w:rsidTr="007356FF">
        <w:trPr>
          <w:trHeight w:val="300"/>
        </w:trPr>
        <w:tc>
          <w:tcPr>
            <w:tcW w:w="2740" w:type="dxa"/>
            <w:shd w:val="clear" w:color="auto" w:fill="auto"/>
            <w:noWrap/>
            <w:hideMark/>
          </w:tcPr>
          <w:p w14:paraId="0C0F7CAA"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herb_loading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92E2FF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herbaceous plants including grasses and other nonwoody plants</w:t>
            </w:r>
          </w:p>
        </w:tc>
        <w:tc>
          <w:tcPr>
            <w:tcW w:w="2250" w:type="dxa"/>
          </w:tcPr>
          <w:p w14:paraId="0BF21482" w14:textId="77777777" w:rsidR="006153E5" w:rsidRPr="007E189D" w:rsidRDefault="006153E5" w:rsidP="00C20609">
            <w:pPr>
              <w:rPr>
                <w:rFonts w:cstheme="minorHAnsi"/>
                <w:color w:val="000000"/>
                <w:sz w:val="24"/>
                <w:szCs w:val="24"/>
              </w:rPr>
            </w:pPr>
            <w:r w:rsidRPr="007E189D">
              <w:rPr>
                <w:rFonts w:cstheme="minorHAnsi"/>
                <w:color w:val="000000"/>
                <w:sz w:val="24"/>
                <w:szCs w:val="24"/>
              </w:rPr>
              <w:t>0.06</w:t>
            </w:r>
          </w:p>
        </w:tc>
      </w:tr>
      <w:tr w:rsidR="006153E5" w:rsidRPr="007E189D" w14:paraId="4DF64BF4" w14:textId="77777777" w:rsidTr="007356FF">
        <w:trPr>
          <w:trHeight w:val="300"/>
        </w:trPr>
        <w:tc>
          <w:tcPr>
            <w:tcW w:w="2740" w:type="dxa"/>
            <w:shd w:val="clear" w:color="auto" w:fill="auto"/>
            <w:noWrap/>
            <w:hideMark/>
          </w:tcPr>
          <w:p w14:paraId="444860A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1hr_loading: Mg/ha</w:t>
            </w:r>
          </w:p>
        </w:tc>
        <w:tc>
          <w:tcPr>
            <w:tcW w:w="4815" w:type="dxa"/>
            <w:shd w:val="clear" w:color="auto" w:fill="auto"/>
            <w:noWrap/>
            <w:hideMark/>
          </w:tcPr>
          <w:p w14:paraId="27AFDAEE" w14:textId="77777777" w:rsidR="006153E5" w:rsidRPr="007E189D" w:rsidRDefault="006153E5" w:rsidP="00A74B54">
            <w:pPr>
              <w:rPr>
                <w:rFonts w:cstheme="minorHAnsi"/>
                <w:sz w:val="24"/>
                <w:szCs w:val="24"/>
              </w:rPr>
            </w:pPr>
            <w:r w:rsidRPr="007E189D">
              <w:rPr>
                <w:rFonts w:cstheme="minorHAnsi"/>
                <w:sz w:val="24"/>
                <w:szCs w:val="24"/>
              </w:rPr>
              <w:t>0-1/4 inch or 0.67 cm diameter wood</w:t>
            </w:r>
          </w:p>
        </w:tc>
        <w:tc>
          <w:tcPr>
            <w:tcW w:w="2250" w:type="dxa"/>
          </w:tcPr>
          <w:p w14:paraId="206E9928" w14:textId="77777777" w:rsidR="006153E5" w:rsidRPr="007E189D" w:rsidRDefault="006153E5" w:rsidP="00C20609">
            <w:pPr>
              <w:rPr>
                <w:rFonts w:cstheme="minorHAnsi"/>
                <w:color w:val="000000"/>
                <w:sz w:val="24"/>
                <w:szCs w:val="24"/>
              </w:rPr>
            </w:pPr>
            <w:r w:rsidRPr="007E189D">
              <w:rPr>
                <w:rFonts w:cstheme="minorHAnsi"/>
                <w:color w:val="000000"/>
                <w:sz w:val="24"/>
                <w:szCs w:val="24"/>
              </w:rPr>
              <w:t>0.9</w:t>
            </w:r>
          </w:p>
        </w:tc>
      </w:tr>
      <w:tr w:rsidR="006153E5" w:rsidRPr="007E189D" w14:paraId="23B07B8F" w14:textId="77777777" w:rsidTr="007356FF">
        <w:trPr>
          <w:trHeight w:val="300"/>
        </w:trPr>
        <w:tc>
          <w:tcPr>
            <w:tcW w:w="2740" w:type="dxa"/>
            <w:shd w:val="clear" w:color="auto" w:fill="auto"/>
            <w:noWrap/>
            <w:hideMark/>
          </w:tcPr>
          <w:p w14:paraId="7CCCA0D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10hr_loading: Mg/ha</w:t>
            </w:r>
          </w:p>
        </w:tc>
        <w:tc>
          <w:tcPr>
            <w:tcW w:w="4815" w:type="dxa"/>
            <w:shd w:val="clear" w:color="auto" w:fill="auto"/>
            <w:noWrap/>
            <w:hideMark/>
          </w:tcPr>
          <w:p w14:paraId="5144143A"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1/4 to 1 inch or 0.67 to 2.54 cm diameter wood</w:t>
            </w:r>
          </w:p>
        </w:tc>
        <w:tc>
          <w:tcPr>
            <w:tcW w:w="2250" w:type="dxa"/>
          </w:tcPr>
          <w:p w14:paraId="3BC8DC1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1.34</w:t>
            </w:r>
          </w:p>
        </w:tc>
      </w:tr>
      <w:tr w:rsidR="006153E5" w:rsidRPr="007E189D" w14:paraId="3FE29E3F" w14:textId="77777777" w:rsidTr="007356FF">
        <w:trPr>
          <w:trHeight w:val="300"/>
        </w:trPr>
        <w:tc>
          <w:tcPr>
            <w:tcW w:w="2740" w:type="dxa"/>
            <w:shd w:val="clear" w:color="auto" w:fill="auto"/>
            <w:noWrap/>
            <w:hideMark/>
          </w:tcPr>
          <w:p w14:paraId="4480D3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100hr_loading: Mg/ha</w:t>
            </w:r>
          </w:p>
        </w:tc>
        <w:tc>
          <w:tcPr>
            <w:tcW w:w="4815" w:type="dxa"/>
            <w:shd w:val="clear" w:color="auto" w:fill="auto"/>
            <w:noWrap/>
            <w:hideMark/>
          </w:tcPr>
          <w:p w14:paraId="1D4171D7"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1-3 inch or 2.54 to 7.6 cm diameter wood</w:t>
            </w:r>
          </w:p>
        </w:tc>
        <w:tc>
          <w:tcPr>
            <w:tcW w:w="2250" w:type="dxa"/>
          </w:tcPr>
          <w:p w14:paraId="72B90A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2.46</w:t>
            </w:r>
          </w:p>
        </w:tc>
      </w:tr>
      <w:tr w:rsidR="006153E5" w:rsidRPr="007E189D" w14:paraId="3B83A844" w14:textId="77777777" w:rsidTr="007356FF">
        <w:trPr>
          <w:trHeight w:val="300"/>
        </w:trPr>
        <w:tc>
          <w:tcPr>
            <w:tcW w:w="2740" w:type="dxa"/>
            <w:shd w:val="clear" w:color="auto" w:fill="auto"/>
            <w:noWrap/>
            <w:hideMark/>
          </w:tcPr>
          <w:p w14:paraId="73DDA855"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fwd_loading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98FAF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fine wood (1, 10, 100-hr) wood</w:t>
            </w:r>
          </w:p>
        </w:tc>
        <w:tc>
          <w:tcPr>
            <w:tcW w:w="2250" w:type="dxa"/>
          </w:tcPr>
          <w:p w14:paraId="38554D4F" w14:textId="77777777" w:rsidR="006153E5" w:rsidRPr="007E189D" w:rsidRDefault="006153E5" w:rsidP="00C20609">
            <w:pPr>
              <w:rPr>
                <w:rFonts w:cstheme="minorHAnsi"/>
                <w:color w:val="000000"/>
                <w:sz w:val="24"/>
                <w:szCs w:val="24"/>
              </w:rPr>
            </w:pPr>
          </w:p>
        </w:tc>
      </w:tr>
      <w:tr w:rsidR="006153E5" w:rsidRPr="007E189D" w14:paraId="2599F117" w14:textId="77777777" w:rsidTr="007356FF">
        <w:trPr>
          <w:trHeight w:val="300"/>
        </w:trPr>
        <w:tc>
          <w:tcPr>
            <w:tcW w:w="2740" w:type="dxa"/>
            <w:shd w:val="clear" w:color="auto" w:fill="auto"/>
            <w:noWrap/>
            <w:hideMark/>
          </w:tcPr>
          <w:p w14:paraId="44DB070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1KhrS_loading: Mg/ha</w:t>
            </w:r>
          </w:p>
        </w:tc>
        <w:tc>
          <w:tcPr>
            <w:tcW w:w="4815" w:type="dxa"/>
            <w:shd w:val="clear" w:color="auto" w:fill="auto"/>
            <w:noWrap/>
            <w:hideMark/>
          </w:tcPr>
          <w:p w14:paraId="21A88416"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3 to 9 inches or 7.62 to 22.86 cm diameter (S1000hr wood)</w:t>
            </w:r>
          </w:p>
        </w:tc>
        <w:tc>
          <w:tcPr>
            <w:tcW w:w="2250" w:type="dxa"/>
          </w:tcPr>
          <w:p w14:paraId="58E007D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0.22</w:t>
            </w:r>
          </w:p>
        </w:tc>
      </w:tr>
      <w:tr w:rsidR="006153E5" w:rsidRPr="007E189D" w14:paraId="7BB391A6" w14:textId="77777777" w:rsidTr="007356FF">
        <w:trPr>
          <w:trHeight w:val="300"/>
        </w:trPr>
        <w:tc>
          <w:tcPr>
            <w:tcW w:w="2740" w:type="dxa"/>
            <w:shd w:val="clear" w:color="auto" w:fill="auto"/>
            <w:noWrap/>
            <w:hideMark/>
          </w:tcPr>
          <w:p w14:paraId="1DC2D0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1KhrR_loading: Mg/ha</w:t>
            </w:r>
          </w:p>
        </w:tc>
        <w:tc>
          <w:tcPr>
            <w:tcW w:w="4815" w:type="dxa"/>
            <w:shd w:val="clear" w:color="auto" w:fill="auto"/>
            <w:noWrap/>
            <w:hideMark/>
          </w:tcPr>
          <w:p w14:paraId="55BFF41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Rotten </w:t>
            </w:r>
            <w:r w:rsidRPr="007E189D">
              <w:rPr>
                <w:rFonts w:cstheme="minorHAnsi"/>
                <w:sz w:val="24"/>
                <w:szCs w:val="24"/>
              </w:rPr>
              <w:t>wood 3 to 9 inches or 7.62 to 22.86 cm diameter (R1000hr wood)</w:t>
            </w:r>
          </w:p>
        </w:tc>
        <w:tc>
          <w:tcPr>
            <w:tcW w:w="2250" w:type="dxa"/>
          </w:tcPr>
          <w:p w14:paraId="400430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BFF2178" w14:textId="77777777" w:rsidTr="007356FF">
        <w:trPr>
          <w:trHeight w:val="300"/>
        </w:trPr>
        <w:tc>
          <w:tcPr>
            <w:tcW w:w="2740" w:type="dxa"/>
            <w:shd w:val="clear" w:color="auto" w:fill="auto"/>
            <w:noWrap/>
            <w:hideMark/>
          </w:tcPr>
          <w:p w14:paraId="32E778F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1Khr_loading: Mg/ha</w:t>
            </w:r>
          </w:p>
        </w:tc>
        <w:tc>
          <w:tcPr>
            <w:tcW w:w="4815" w:type="dxa"/>
            <w:shd w:val="clear" w:color="auto" w:fill="auto"/>
            <w:noWrap/>
          </w:tcPr>
          <w:p w14:paraId="7518E9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1000hr wood</w:t>
            </w:r>
          </w:p>
        </w:tc>
        <w:tc>
          <w:tcPr>
            <w:tcW w:w="2250" w:type="dxa"/>
          </w:tcPr>
          <w:p w14:paraId="57BF2BC6" w14:textId="77777777" w:rsidR="006153E5" w:rsidRPr="007E189D" w:rsidRDefault="006153E5" w:rsidP="00C20609">
            <w:pPr>
              <w:rPr>
                <w:rFonts w:cstheme="minorHAnsi"/>
                <w:color w:val="000000"/>
                <w:sz w:val="24"/>
                <w:szCs w:val="24"/>
              </w:rPr>
            </w:pPr>
          </w:p>
        </w:tc>
      </w:tr>
      <w:tr w:rsidR="006153E5" w:rsidRPr="007E189D" w14:paraId="32E7924C" w14:textId="77777777" w:rsidTr="007356FF">
        <w:trPr>
          <w:trHeight w:val="300"/>
        </w:trPr>
        <w:tc>
          <w:tcPr>
            <w:tcW w:w="2740" w:type="dxa"/>
            <w:shd w:val="clear" w:color="auto" w:fill="auto"/>
            <w:noWrap/>
            <w:hideMark/>
          </w:tcPr>
          <w:p w14:paraId="65B3F0E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10KhrS_loading: Mg/ha</w:t>
            </w:r>
          </w:p>
        </w:tc>
        <w:tc>
          <w:tcPr>
            <w:tcW w:w="4815" w:type="dxa"/>
            <w:shd w:val="clear" w:color="auto" w:fill="auto"/>
            <w:noWrap/>
          </w:tcPr>
          <w:p w14:paraId="432EA95C"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9 to 20 inches or 22.86 to 50.8 cm diameter (S10,000hr wood)</w:t>
            </w:r>
          </w:p>
        </w:tc>
        <w:tc>
          <w:tcPr>
            <w:tcW w:w="2250" w:type="dxa"/>
          </w:tcPr>
          <w:p w14:paraId="70241286"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075EAD2A" w14:textId="77777777" w:rsidTr="007356FF">
        <w:trPr>
          <w:trHeight w:val="300"/>
        </w:trPr>
        <w:tc>
          <w:tcPr>
            <w:tcW w:w="2740" w:type="dxa"/>
            <w:shd w:val="clear" w:color="auto" w:fill="auto"/>
            <w:noWrap/>
            <w:hideMark/>
          </w:tcPr>
          <w:p w14:paraId="78E42B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10KhrR_loading: Mg/ha</w:t>
            </w:r>
          </w:p>
        </w:tc>
        <w:tc>
          <w:tcPr>
            <w:tcW w:w="4815" w:type="dxa"/>
            <w:shd w:val="clear" w:color="auto" w:fill="auto"/>
            <w:noWrap/>
            <w:hideMark/>
          </w:tcPr>
          <w:p w14:paraId="6468888E"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9 to 20 inches or 22.86 to 50.8 cm diameter (R10,000hr wood)</w:t>
            </w:r>
          </w:p>
        </w:tc>
        <w:tc>
          <w:tcPr>
            <w:tcW w:w="2250" w:type="dxa"/>
          </w:tcPr>
          <w:p w14:paraId="194BADFE"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93BC542" w14:textId="77777777" w:rsidTr="007356FF">
        <w:trPr>
          <w:trHeight w:val="300"/>
        </w:trPr>
        <w:tc>
          <w:tcPr>
            <w:tcW w:w="2740" w:type="dxa"/>
            <w:shd w:val="clear" w:color="auto" w:fill="auto"/>
            <w:noWrap/>
            <w:hideMark/>
          </w:tcPr>
          <w:p w14:paraId="5625C71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lastRenderedPageBreak/>
              <w:t>10Khr_loading: Mg/ha</w:t>
            </w:r>
          </w:p>
        </w:tc>
        <w:tc>
          <w:tcPr>
            <w:tcW w:w="4815" w:type="dxa"/>
            <w:shd w:val="clear" w:color="auto" w:fill="auto"/>
            <w:noWrap/>
            <w:hideMark/>
          </w:tcPr>
          <w:p w14:paraId="0253F5A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10,000hr wood</w:t>
            </w:r>
          </w:p>
        </w:tc>
        <w:tc>
          <w:tcPr>
            <w:tcW w:w="2250" w:type="dxa"/>
          </w:tcPr>
          <w:p w14:paraId="6A04E7C1" w14:textId="77777777" w:rsidR="006153E5" w:rsidRPr="007E189D" w:rsidRDefault="006153E5" w:rsidP="00C20609">
            <w:pPr>
              <w:rPr>
                <w:rFonts w:cstheme="minorHAnsi"/>
                <w:color w:val="000000"/>
                <w:sz w:val="24"/>
                <w:szCs w:val="24"/>
              </w:rPr>
            </w:pPr>
          </w:p>
        </w:tc>
      </w:tr>
      <w:tr w:rsidR="006153E5" w:rsidRPr="007E189D" w14:paraId="6F8A1D26" w14:textId="77777777" w:rsidTr="007356FF">
        <w:trPr>
          <w:trHeight w:val="300"/>
        </w:trPr>
        <w:tc>
          <w:tcPr>
            <w:tcW w:w="2740" w:type="dxa"/>
            <w:shd w:val="clear" w:color="auto" w:fill="auto"/>
            <w:noWrap/>
            <w:hideMark/>
          </w:tcPr>
          <w:p w14:paraId="650B664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GT10KhrS_loading: Mg/ha</w:t>
            </w:r>
          </w:p>
        </w:tc>
        <w:tc>
          <w:tcPr>
            <w:tcW w:w="4815" w:type="dxa"/>
            <w:shd w:val="clear" w:color="auto" w:fill="auto"/>
            <w:noWrap/>
            <w:hideMark/>
          </w:tcPr>
          <w:p w14:paraId="015F311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&gt; 20 inches or 50.8 cm diameter (S &gt;10,000hr wood)</w:t>
            </w:r>
          </w:p>
        </w:tc>
        <w:tc>
          <w:tcPr>
            <w:tcW w:w="2250" w:type="dxa"/>
          </w:tcPr>
          <w:p w14:paraId="3BEC33C0" w14:textId="77777777" w:rsidR="006153E5" w:rsidRPr="007E189D" w:rsidRDefault="006153E5" w:rsidP="004F4FB8">
            <w:pPr>
              <w:rPr>
                <w:rFonts w:cstheme="minorHAnsi"/>
                <w:sz w:val="24"/>
                <w:szCs w:val="24"/>
              </w:rPr>
            </w:pPr>
          </w:p>
        </w:tc>
      </w:tr>
      <w:tr w:rsidR="006153E5" w:rsidRPr="007E189D" w14:paraId="2FBCE966" w14:textId="77777777" w:rsidTr="007356FF">
        <w:trPr>
          <w:trHeight w:val="300"/>
        </w:trPr>
        <w:tc>
          <w:tcPr>
            <w:tcW w:w="2740" w:type="dxa"/>
            <w:shd w:val="clear" w:color="auto" w:fill="auto"/>
            <w:noWrap/>
            <w:hideMark/>
          </w:tcPr>
          <w:p w14:paraId="208D1C4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GT10KhrR_loading: Mg/ha</w:t>
            </w:r>
          </w:p>
        </w:tc>
        <w:tc>
          <w:tcPr>
            <w:tcW w:w="4815" w:type="dxa"/>
            <w:shd w:val="clear" w:color="auto" w:fill="auto"/>
            <w:noWrap/>
            <w:hideMark/>
          </w:tcPr>
          <w:p w14:paraId="6083027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&gt; 20 inches or 50.8 cm diameter (R &gt;10,000hr wood)</w:t>
            </w:r>
          </w:p>
        </w:tc>
        <w:tc>
          <w:tcPr>
            <w:tcW w:w="2250" w:type="dxa"/>
          </w:tcPr>
          <w:p w14:paraId="1D03A425" w14:textId="77777777" w:rsidR="006153E5" w:rsidRPr="007E189D" w:rsidRDefault="006153E5" w:rsidP="004F4FB8">
            <w:pPr>
              <w:rPr>
                <w:rFonts w:cstheme="minorHAnsi"/>
                <w:sz w:val="24"/>
                <w:szCs w:val="24"/>
              </w:rPr>
            </w:pPr>
          </w:p>
        </w:tc>
      </w:tr>
      <w:tr w:rsidR="006153E5" w:rsidRPr="007E189D" w14:paraId="31B85020" w14:textId="77777777" w:rsidTr="007356FF">
        <w:trPr>
          <w:trHeight w:val="300"/>
        </w:trPr>
        <w:tc>
          <w:tcPr>
            <w:tcW w:w="2740" w:type="dxa"/>
            <w:shd w:val="clear" w:color="auto" w:fill="auto"/>
            <w:noWrap/>
          </w:tcPr>
          <w:p w14:paraId="7D52AC3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GT10Khr_loading: Mg/ha</w:t>
            </w:r>
          </w:p>
        </w:tc>
        <w:tc>
          <w:tcPr>
            <w:tcW w:w="4815" w:type="dxa"/>
            <w:shd w:val="clear" w:color="auto" w:fill="auto"/>
            <w:noWrap/>
          </w:tcPr>
          <w:p w14:paraId="67A6BD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&gt;10,000hr wood</w:t>
            </w:r>
          </w:p>
        </w:tc>
        <w:tc>
          <w:tcPr>
            <w:tcW w:w="2250" w:type="dxa"/>
          </w:tcPr>
          <w:p w14:paraId="02C3EF19" w14:textId="77777777" w:rsidR="006153E5" w:rsidRPr="007E189D" w:rsidRDefault="006153E5" w:rsidP="004F4FB8">
            <w:pPr>
              <w:rPr>
                <w:rFonts w:cstheme="minorHAnsi"/>
                <w:sz w:val="24"/>
                <w:szCs w:val="24"/>
              </w:rPr>
            </w:pPr>
          </w:p>
        </w:tc>
      </w:tr>
      <w:tr w:rsidR="006153E5" w:rsidRPr="007E189D" w14:paraId="22293CE8" w14:textId="77777777" w:rsidTr="007356FF">
        <w:trPr>
          <w:trHeight w:val="300"/>
        </w:trPr>
        <w:tc>
          <w:tcPr>
            <w:tcW w:w="2740" w:type="dxa"/>
            <w:shd w:val="clear" w:color="auto" w:fill="auto"/>
            <w:noWrap/>
            <w:hideMark/>
          </w:tcPr>
          <w:p w14:paraId="06E69E6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cwd_sound_loading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585726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sound coarse wood (1000, 10,000, and &gt;10,000hr wood)</w:t>
            </w:r>
          </w:p>
        </w:tc>
        <w:tc>
          <w:tcPr>
            <w:tcW w:w="2250" w:type="dxa"/>
          </w:tcPr>
          <w:p w14:paraId="2275F448" w14:textId="77777777" w:rsidR="006153E5" w:rsidRPr="007E189D" w:rsidRDefault="006153E5" w:rsidP="004F4FB8">
            <w:pPr>
              <w:rPr>
                <w:rFonts w:cstheme="minorHAnsi"/>
                <w:sz w:val="24"/>
                <w:szCs w:val="24"/>
              </w:rPr>
            </w:pPr>
          </w:p>
        </w:tc>
      </w:tr>
      <w:tr w:rsidR="006153E5" w:rsidRPr="007E189D" w14:paraId="32632C45" w14:textId="77777777" w:rsidTr="007356FF">
        <w:trPr>
          <w:trHeight w:val="300"/>
        </w:trPr>
        <w:tc>
          <w:tcPr>
            <w:tcW w:w="2740" w:type="dxa"/>
            <w:shd w:val="clear" w:color="auto" w:fill="auto"/>
            <w:noWrap/>
            <w:hideMark/>
          </w:tcPr>
          <w:p w14:paraId="23126673"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cwd_rotten_loading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3F11F4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rotten coarse wood (1000, 10,000, and &gt;10,000hr wood)</w:t>
            </w:r>
          </w:p>
        </w:tc>
        <w:tc>
          <w:tcPr>
            <w:tcW w:w="2250" w:type="dxa"/>
          </w:tcPr>
          <w:p w14:paraId="24497D93" w14:textId="77777777" w:rsidR="006153E5" w:rsidRPr="007E189D" w:rsidRDefault="006153E5" w:rsidP="004F4FB8">
            <w:pPr>
              <w:rPr>
                <w:rFonts w:cstheme="minorHAnsi"/>
                <w:sz w:val="24"/>
                <w:szCs w:val="24"/>
              </w:rPr>
            </w:pPr>
          </w:p>
        </w:tc>
      </w:tr>
      <w:tr w:rsidR="006153E5" w:rsidRPr="007E189D" w14:paraId="11B259B8" w14:textId="77777777" w:rsidTr="007356FF">
        <w:trPr>
          <w:trHeight w:val="300"/>
        </w:trPr>
        <w:tc>
          <w:tcPr>
            <w:tcW w:w="2740" w:type="dxa"/>
            <w:shd w:val="clear" w:color="auto" w:fill="auto"/>
            <w:noWrap/>
            <w:hideMark/>
          </w:tcPr>
          <w:p w14:paraId="21A631EE"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FD6294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coarse wood (1000, 10,000, and &gt;10,000hr wood)</w:t>
            </w:r>
          </w:p>
        </w:tc>
        <w:tc>
          <w:tcPr>
            <w:tcW w:w="2250" w:type="dxa"/>
          </w:tcPr>
          <w:p w14:paraId="55FACDB4" w14:textId="77777777" w:rsidR="006153E5" w:rsidRPr="007E189D" w:rsidRDefault="006153E5" w:rsidP="004F4FB8">
            <w:pPr>
              <w:rPr>
                <w:rFonts w:cstheme="minorHAnsi"/>
                <w:sz w:val="24"/>
                <w:szCs w:val="24"/>
              </w:rPr>
            </w:pPr>
          </w:p>
        </w:tc>
      </w:tr>
      <w:tr w:rsidR="006153E5" w:rsidRPr="007E189D" w14:paraId="2587CD5D" w14:textId="77777777" w:rsidTr="007356FF">
        <w:trPr>
          <w:trHeight w:val="300"/>
        </w:trPr>
        <w:tc>
          <w:tcPr>
            <w:tcW w:w="2740" w:type="dxa"/>
            <w:shd w:val="clear" w:color="auto" w:fill="auto"/>
            <w:noWrap/>
            <w:hideMark/>
          </w:tcPr>
          <w:p w14:paraId="0228ADD5"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moss_loading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DA16A84"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Biomass of surface fuel cryptograms (arboreal moss not included)</w:t>
            </w:r>
          </w:p>
        </w:tc>
        <w:tc>
          <w:tcPr>
            <w:tcW w:w="2250" w:type="dxa"/>
          </w:tcPr>
          <w:p w14:paraId="64803540" w14:textId="77777777" w:rsidR="006153E5" w:rsidRPr="007E189D" w:rsidRDefault="006153E5" w:rsidP="00C20609">
            <w:pPr>
              <w:rPr>
                <w:rFonts w:cstheme="minorHAnsi"/>
                <w:color w:val="000000"/>
                <w:sz w:val="24"/>
                <w:szCs w:val="24"/>
              </w:rPr>
            </w:pPr>
            <w:r w:rsidRPr="007E189D">
              <w:rPr>
                <w:rFonts w:cstheme="minorHAnsi"/>
                <w:color w:val="000000"/>
                <w:sz w:val="24"/>
                <w:szCs w:val="24"/>
              </w:rPr>
              <w:t>1.48</w:t>
            </w:r>
          </w:p>
        </w:tc>
      </w:tr>
      <w:tr w:rsidR="006153E5" w:rsidRPr="007E189D" w14:paraId="3FD62ECA" w14:textId="77777777" w:rsidTr="007356FF">
        <w:trPr>
          <w:trHeight w:val="300"/>
        </w:trPr>
        <w:tc>
          <w:tcPr>
            <w:tcW w:w="2740" w:type="dxa"/>
            <w:shd w:val="clear" w:color="auto" w:fill="auto"/>
            <w:noWrap/>
            <w:hideMark/>
          </w:tcPr>
          <w:p w14:paraId="65DE3EF3"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lichen_loading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A21EC2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Biomass of ground lichens (arboreal lichens not included)</w:t>
            </w:r>
          </w:p>
        </w:tc>
        <w:tc>
          <w:tcPr>
            <w:tcW w:w="2250" w:type="dxa"/>
          </w:tcPr>
          <w:p w14:paraId="226CB7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DBAEB4C" w14:textId="77777777" w:rsidTr="007356FF">
        <w:trPr>
          <w:trHeight w:val="300"/>
        </w:trPr>
        <w:tc>
          <w:tcPr>
            <w:tcW w:w="2740" w:type="dxa"/>
            <w:shd w:val="clear" w:color="auto" w:fill="auto"/>
            <w:noWrap/>
            <w:hideMark/>
          </w:tcPr>
          <w:p w14:paraId="16CDDA3F"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litter_depth</w:t>
            </w:r>
            <w:proofErr w:type="spellEnd"/>
            <w:r w:rsidRPr="007E189D">
              <w:rPr>
                <w:rFonts w:eastAsia="Times New Roman" w:cstheme="minorHAnsi"/>
                <w:color w:val="000000"/>
                <w:sz w:val="24"/>
                <w:szCs w:val="24"/>
              </w:rPr>
              <w:t>: cm</w:t>
            </w:r>
          </w:p>
        </w:tc>
        <w:tc>
          <w:tcPr>
            <w:tcW w:w="4815" w:type="dxa"/>
            <w:shd w:val="clear" w:color="auto" w:fill="auto"/>
            <w:noWrap/>
            <w:hideMark/>
          </w:tcPr>
          <w:p w14:paraId="723A54B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litter layer (Oi soil layer) is included because many sources record this instead of loading. A generic bulk density value can be used to estimate biomass from this.</w:t>
            </w:r>
          </w:p>
        </w:tc>
        <w:tc>
          <w:tcPr>
            <w:tcW w:w="2250" w:type="dxa"/>
          </w:tcPr>
          <w:p w14:paraId="42D0C24D" w14:textId="77777777" w:rsidR="006153E5" w:rsidRPr="007E189D" w:rsidRDefault="006153E5" w:rsidP="00C20609">
            <w:pPr>
              <w:rPr>
                <w:rFonts w:cstheme="minorHAnsi"/>
                <w:color w:val="000000"/>
                <w:sz w:val="24"/>
                <w:szCs w:val="24"/>
              </w:rPr>
            </w:pPr>
          </w:p>
        </w:tc>
      </w:tr>
      <w:tr w:rsidR="006153E5" w:rsidRPr="007E189D" w14:paraId="203983EF" w14:textId="77777777" w:rsidTr="007356FF">
        <w:trPr>
          <w:trHeight w:val="300"/>
        </w:trPr>
        <w:tc>
          <w:tcPr>
            <w:tcW w:w="2740" w:type="dxa"/>
            <w:shd w:val="clear" w:color="auto" w:fill="auto"/>
            <w:noWrap/>
            <w:hideMark/>
          </w:tcPr>
          <w:p w14:paraId="66E1AEF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litter_loading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B01B9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 biomass (Oi soil layer)</w:t>
            </w:r>
          </w:p>
        </w:tc>
        <w:tc>
          <w:tcPr>
            <w:tcW w:w="2250" w:type="dxa"/>
          </w:tcPr>
          <w:p w14:paraId="0C36752A" w14:textId="77777777" w:rsidR="006153E5" w:rsidRPr="007E189D" w:rsidRDefault="006153E5" w:rsidP="00C20609">
            <w:pPr>
              <w:rPr>
                <w:rFonts w:cstheme="minorHAnsi"/>
                <w:color w:val="000000"/>
                <w:sz w:val="24"/>
                <w:szCs w:val="24"/>
              </w:rPr>
            </w:pPr>
            <w:r w:rsidRPr="007E189D">
              <w:rPr>
                <w:rFonts w:cstheme="minorHAnsi"/>
                <w:color w:val="000000"/>
                <w:sz w:val="24"/>
                <w:szCs w:val="24"/>
              </w:rPr>
              <w:t>4.68</w:t>
            </w:r>
          </w:p>
        </w:tc>
      </w:tr>
      <w:tr w:rsidR="006153E5" w:rsidRPr="007E189D" w14:paraId="7A5957D8" w14:textId="77777777" w:rsidTr="00C20609">
        <w:trPr>
          <w:trHeight w:val="300"/>
        </w:trPr>
        <w:tc>
          <w:tcPr>
            <w:tcW w:w="2740" w:type="dxa"/>
            <w:shd w:val="clear" w:color="auto" w:fill="auto"/>
            <w:noWrap/>
            <w:hideMark/>
          </w:tcPr>
          <w:p w14:paraId="598719BA"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duff_depth</w:t>
            </w:r>
            <w:proofErr w:type="spellEnd"/>
            <w:r w:rsidRPr="007E189D">
              <w:rPr>
                <w:rFonts w:eastAsia="Times New Roman" w:cstheme="minorHAnsi"/>
                <w:color w:val="000000"/>
                <w:sz w:val="24"/>
                <w:szCs w:val="24"/>
              </w:rPr>
              <w:t>: cm</w:t>
            </w:r>
          </w:p>
        </w:tc>
        <w:tc>
          <w:tcPr>
            <w:tcW w:w="4815" w:type="dxa"/>
            <w:shd w:val="clear" w:color="auto" w:fill="auto"/>
            <w:noWrap/>
            <w:hideMark/>
          </w:tcPr>
          <w:p w14:paraId="2EF2CD5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duff layer (</w:t>
            </w:r>
            <w:proofErr w:type="spellStart"/>
            <w:r w:rsidRPr="007E189D">
              <w:rPr>
                <w:rFonts w:eastAsia="Times New Roman" w:cstheme="minorHAnsi"/>
                <w:color w:val="000000"/>
                <w:sz w:val="24"/>
                <w:szCs w:val="24"/>
              </w:rPr>
              <w:t>Oe</w:t>
            </w:r>
            <w:proofErr w:type="spellEnd"/>
            <w:r w:rsidRPr="007E189D">
              <w:rPr>
                <w:rFonts w:eastAsia="Times New Roman" w:cstheme="minorHAnsi"/>
                <w:color w:val="000000"/>
                <w:sz w:val="24"/>
                <w:szCs w:val="24"/>
              </w:rPr>
              <w:t xml:space="preserve"> and Oa soil layers) is included because many sources record this instead of loading. A generic bulk density value can be used to estimate biomass from this.</w:t>
            </w:r>
          </w:p>
        </w:tc>
        <w:tc>
          <w:tcPr>
            <w:tcW w:w="2250" w:type="dxa"/>
          </w:tcPr>
          <w:p w14:paraId="33BD25A1" w14:textId="77777777" w:rsidR="006153E5" w:rsidRPr="007E189D" w:rsidRDefault="006153E5" w:rsidP="00C20609">
            <w:pPr>
              <w:rPr>
                <w:rFonts w:cstheme="minorHAnsi"/>
                <w:color w:val="000000"/>
                <w:sz w:val="24"/>
                <w:szCs w:val="24"/>
              </w:rPr>
            </w:pPr>
          </w:p>
        </w:tc>
      </w:tr>
      <w:tr w:rsidR="006153E5" w:rsidRPr="007E189D" w14:paraId="1335D21F" w14:textId="77777777" w:rsidTr="00C20609">
        <w:trPr>
          <w:trHeight w:val="300"/>
        </w:trPr>
        <w:tc>
          <w:tcPr>
            <w:tcW w:w="2740" w:type="dxa"/>
            <w:tcBorders>
              <w:bottom w:val="single" w:sz="4" w:space="0" w:color="auto"/>
            </w:tcBorders>
            <w:shd w:val="clear" w:color="auto" w:fill="auto"/>
            <w:noWrap/>
            <w:hideMark/>
          </w:tcPr>
          <w:p w14:paraId="508BE8D0"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duff_loading</w:t>
            </w:r>
            <w:proofErr w:type="spellEnd"/>
            <w:r w:rsidRPr="007E189D">
              <w:rPr>
                <w:rFonts w:eastAsia="Times New Roman" w:cstheme="minorHAnsi"/>
                <w:color w:val="000000"/>
                <w:sz w:val="24"/>
                <w:szCs w:val="24"/>
              </w:rPr>
              <w:t>: Mg/ha</w:t>
            </w:r>
          </w:p>
        </w:tc>
        <w:tc>
          <w:tcPr>
            <w:tcW w:w="4815" w:type="dxa"/>
            <w:tcBorders>
              <w:bottom w:val="single" w:sz="4" w:space="0" w:color="auto"/>
            </w:tcBorders>
            <w:shd w:val="clear" w:color="auto" w:fill="auto"/>
            <w:noWrap/>
            <w:hideMark/>
          </w:tcPr>
          <w:p w14:paraId="226F4A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 biomass (combined upper and lower duff layers)</w:t>
            </w:r>
          </w:p>
        </w:tc>
        <w:tc>
          <w:tcPr>
            <w:tcW w:w="2250" w:type="dxa"/>
            <w:tcBorders>
              <w:bottom w:val="single" w:sz="4" w:space="0" w:color="auto"/>
            </w:tcBorders>
          </w:tcPr>
          <w:p w14:paraId="22863F44" w14:textId="77777777" w:rsidR="006153E5" w:rsidRPr="007E189D" w:rsidRDefault="006153E5" w:rsidP="004F4FB8">
            <w:pPr>
              <w:rPr>
                <w:rFonts w:cstheme="minorHAnsi"/>
                <w:sz w:val="24"/>
                <w:szCs w:val="24"/>
              </w:rPr>
            </w:pPr>
          </w:p>
        </w:tc>
      </w:tr>
    </w:tbl>
    <w:p w14:paraId="12CAAE81" w14:textId="77777777" w:rsidR="006153E5" w:rsidRPr="007E189D" w:rsidRDefault="006153E5" w:rsidP="006153E5">
      <w:pPr>
        <w:rPr>
          <w:rFonts w:cstheme="minorHAnsi"/>
          <w:sz w:val="24"/>
          <w:szCs w:val="24"/>
        </w:rPr>
      </w:pPr>
    </w:p>
    <w:p w14:paraId="04954A08" w14:textId="77777777" w:rsidR="006153E5" w:rsidRPr="007E189D" w:rsidRDefault="006153E5" w:rsidP="00156BC7">
      <w:pPr>
        <w:rPr>
          <w:rFonts w:cstheme="minorHAnsi"/>
          <w:i/>
          <w:sz w:val="24"/>
          <w:szCs w:val="24"/>
        </w:rPr>
      </w:pPr>
      <w:r w:rsidRPr="007E189D">
        <w:rPr>
          <w:rFonts w:cstheme="minorHAnsi"/>
          <w:i/>
          <w:sz w:val="24"/>
          <w:szCs w:val="24"/>
        </w:rPr>
        <w:t>Fuel loading distributions</w:t>
      </w:r>
    </w:p>
    <w:p w14:paraId="06DA4121" w14:textId="723DB6E7" w:rsidR="006153E5" w:rsidRPr="00C37B90" w:rsidRDefault="006153E5" w:rsidP="00586A6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Database values were clustered by LANDFIRE EVT Groups</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for estimation of loading distributions</w:t>
      </w:r>
      <w:r w:rsidRPr="00C37B90">
        <w:rPr>
          <w:rFonts w:asciiTheme="minorHAnsi" w:eastAsiaTheme="minorEastAsia" w:hAnsiTheme="minorHAnsi" w:cstheme="minorBidi"/>
          <w:color w:val="222222"/>
        </w:rPr>
        <w:t>. All analyses were conducted in the R statistical program (version 3.4.1</w:t>
      </w:r>
      <w:r w:rsidRPr="00C37B90">
        <w:rPr>
          <w:rFonts w:asciiTheme="minorHAnsi" w:eastAsiaTheme="minorEastAsia" w:hAnsiTheme="minorHAnsi" w:cstheme="minorBidi"/>
        </w:rPr>
        <w:t>;</w:t>
      </w:r>
      <w:r w:rsidRPr="00C37B90">
        <w:rPr>
          <w:rFonts w:asciiTheme="minorHAnsi" w:eastAsiaTheme="minorEastAsia" w:hAnsiTheme="minorHAnsi" w:cstheme="minorBidi"/>
          <w:bdr w:val="none" w:sz="0" w:space="0" w:color="auto" w:frame="1"/>
        </w:rPr>
        <w:t xml:space="preserve"> </w:t>
      </w:r>
      <w:r w:rsidR="00B45E61" w:rsidRPr="00C37B90">
        <w:fldChar w:fldCharType="begin" w:fldLock="1"/>
      </w:r>
      <w:r w:rsidR="00B45E61">
        <w:rPr>
          <w:rFonts w:asciiTheme="minorHAnsi" w:hAnsiTheme="minorHAnsi" w:cstheme="minorHAnsi"/>
          <w:bdr w:val="none" w:sz="0" w:space="0" w:color="auto" w:frame="1"/>
        </w:rPr>
        <w:instrText>ADDIN CSL_CITATION { "citationItems" : [ { "id" : "ITEM-1", "itemData" : { "ISBN" : "3-900051-07-0", "author" : [ { "dropping-particle" : "", "family" : "R Core Team", "given" : "", "non-dropping-particle" : "", "parse-names" : false, "suffix" : "" } ], "id" : "ITEM-1", "issued" : { "date-parts" : [ [ "2017" ] ] }, "publisher" : "R Foundation for Statistical Computing", "publisher-place" : "Vienna, Austria", "title" : "R: A language and environment for statistical computing", "type" : "article" }, "uris" : [ "http://www.mendeley.com/documents/?uuid=634dc41c-e0e1-4ee7-9520-1ad2e7f3be06" ] } ], "mendeley" : { "formattedCitation" : "(R Core Team 2017)", "plainTextFormattedCitation" : "(R Core Team 2017)", "previouslyFormattedCitation" : "(R Core Team 2017)" }, "properties" : { "noteIndex" : 0 }, "schema" : "https://github.com/citation-style-language/schema/raw/master/csl-citation.json" }</w:instrText>
      </w:r>
      <w:r w:rsidR="00B45E61" w:rsidRPr="00C37B90">
        <w:rPr>
          <w:rFonts w:asciiTheme="minorHAnsi" w:hAnsiTheme="minorHAnsi" w:cstheme="minorHAnsi"/>
          <w:bdr w:val="none" w:sz="0" w:space="0" w:color="auto" w:frame="1"/>
        </w:rPr>
        <w:fldChar w:fldCharType="separate"/>
      </w:r>
      <w:r w:rsidR="00B45E61" w:rsidRPr="00C37B90">
        <w:rPr>
          <w:rFonts w:asciiTheme="minorHAnsi" w:eastAsiaTheme="minorEastAsia" w:hAnsiTheme="minorHAnsi" w:cstheme="minorBidi"/>
          <w:noProof/>
          <w:bdr w:val="none" w:sz="0" w:space="0" w:color="auto" w:frame="1"/>
        </w:rPr>
        <w:t>(R Core Team 2017)</w:t>
      </w:r>
      <w:r w:rsidR="00B45E61" w:rsidRPr="00C37B90">
        <w:fldChar w:fldCharType="end"/>
      </w:r>
      <w:r w:rsidRPr="00C37B90">
        <w:rPr>
          <w:rFonts w:asciiTheme="minorHAnsi" w:eastAsiaTheme="minorEastAsia" w:hAnsiTheme="minorHAnsi" w:cstheme="minorBidi"/>
          <w:color w:val="222222"/>
        </w:rPr>
        <w:t xml:space="preserve">), and distributions estimated using the R </w:t>
      </w:r>
      <w:proofErr w:type="spellStart"/>
      <w:r w:rsidRPr="00C37B90">
        <w:rPr>
          <w:rFonts w:asciiTheme="minorHAnsi" w:eastAsiaTheme="minorEastAsia" w:hAnsiTheme="minorHAnsi" w:cstheme="minorBidi"/>
          <w:color w:val="222222"/>
        </w:rPr>
        <w:t>fitdistr</w:t>
      </w:r>
      <w:proofErr w:type="spellEnd"/>
      <w:r w:rsidRPr="00C37B90">
        <w:rPr>
          <w:rFonts w:asciiTheme="minorHAnsi" w:eastAsiaTheme="minorEastAsia" w:hAnsiTheme="minorHAnsi" w:cstheme="minorBidi"/>
          <w:color w:val="222222"/>
        </w:rPr>
        <w:t xml:space="preserve"> package</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"10.18637/jss.v064.i04", "ISBN" : "9781420065213", "ISSN" : "1548-7660", "abstract" : "Description Extends the fitdistr() function (of the MASS package) with several func-tions to help the fit of a parametric distribution to non-censored or censored data. Cen-sored data may contain left censored, right censored and interval censored values, with sev-eral lower and upper bounds. In addition to maximum likelihood estimation (MLE), the pack-age provides moment matching (MME), quantile matching (QME) and maximum goodness-of-fit estimation (MGE) methods (available only for non-censored data). Weighted ver-sions of MLE, MME and QME are available. Depends R (&gt;= 3.2.0), MASS, grDevices, survival, methods Imports stats Suggests actuar, rgenoud, mc2d, gamlss.dist, knitr, knitcitations VignetteBuilder knitr BuildVignettes true License GPL (&gt;= 2) URL http://riskassessment.r-forge.r-project.org", "author" : [ { "dropping-particle" : "", "family" : "Delignette-Muller", "given" : "Marie", "non-dropping-particle" : "", "parse-names" : false, "suffix" : "" }, { "dropping-particle" : "", "family" : "Dutang", "given" : "Christophe", "non-dropping-particle" : "", "parse-names" : false, "suffix" : "" } ], "container-title" : "Journal of Statistical Software", "id" : "ITEM-1", "issue" : "4", "issued" : { "date-parts" : [ [ "2015" ] ] }, "page" : "1-34", "title" : "fitdistrplus: An R Package for Fitting Distributions", "type" : "article-journal", "volume" : "64" }, "uris" : [ "http://www.mendeley.com/documents/?uuid=9d555981-d224-4447-a94c-72f007cd5009" ] } ], "mendeley" : { "formattedCitation" : "(Delignette-Muller and Dutang 2015)", "plainTextFormattedCitation" : "(Delignette-Muller and Dutang 2015)", "previouslyFormattedCitation" : "(Delignette-Muller and Dutang 2015)"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(Delignette-Muller and Dutang 2015)</w:t>
      </w:r>
      <w:r w:rsidR="00B45E61" w:rsidRPr="00C37B90">
        <w:fldChar w:fldCharType="end"/>
      </w:r>
      <w:r w:rsidRPr="00C37B90">
        <w:rPr>
          <w:rFonts w:asciiTheme="minorHAnsi" w:eastAsiaTheme="minorEastAsia" w:hAnsiTheme="minorHAnsi" w:cstheme="minorBidi"/>
          <w:color w:val="222222"/>
        </w:rPr>
        <w:t xml:space="preserve">. To identify candidate distributions </w:t>
      </w:r>
      <w:r w:rsidR="00586A60">
        <w:rPr>
          <w:rFonts w:asciiTheme="minorHAnsi" w:eastAsiaTheme="minorEastAsia" w:hAnsiTheme="minorHAnsi" w:cstheme="minorBidi"/>
          <w:color w:val="222222"/>
        </w:rPr>
        <w:t xml:space="preserve">for </w:t>
      </w:r>
      <w:r w:rsidRPr="00C37B90">
        <w:rPr>
          <w:rFonts w:asciiTheme="minorHAnsi" w:eastAsiaTheme="minorEastAsia" w:hAnsiTheme="minorHAnsi" w:cstheme="minorBidi"/>
          <w:color w:val="222222"/>
        </w:rPr>
        <w:t>individual fuel loading categories</w:t>
      </w:r>
      <w:r w:rsidR="00586A6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an exploratory data analysis (EDA) was conducted on select EVT Groups with substantial representation (&gt; 1000 entries). Histograms, boxplots, and normal QQ plots were used to understand prominent distribution shapes and to </w:t>
      </w:r>
      <w:r w:rsidR="007356FF">
        <w:rPr>
          <w:rFonts w:asciiTheme="minorHAnsi" w:eastAsiaTheme="minorEastAsia" w:hAnsiTheme="minorHAnsi" w:cstheme="minorBidi"/>
          <w:color w:val="222222"/>
        </w:rPr>
        <w:t>assist in QA/QC of the database.</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T</w:t>
      </w:r>
      <w:r w:rsidRPr="00C37B90">
        <w:rPr>
          <w:rFonts w:asciiTheme="minorHAnsi" w:eastAsiaTheme="minorEastAsia" w:hAnsiTheme="minorHAnsi" w:cstheme="minorBidi"/>
          <w:color w:val="222222"/>
        </w:rPr>
        <w:t>h</w:t>
      </w:r>
      <w:r w:rsidR="00586A60">
        <w:rPr>
          <w:rFonts w:asciiTheme="minorHAnsi" w:eastAsiaTheme="minorEastAsia" w:hAnsiTheme="minorHAnsi" w:cstheme="minorBidi"/>
          <w:color w:val="222222"/>
        </w:rPr>
        <w:t>is</w:t>
      </w:r>
      <w:r w:rsidRPr="00C37B90">
        <w:rPr>
          <w:rFonts w:asciiTheme="minorHAnsi" w:eastAsiaTheme="minorEastAsia" w:hAnsiTheme="minorHAnsi" w:cstheme="minorBidi"/>
          <w:color w:val="222222"/>
        </w:rPr>
        <w:t xml:space="preserve"> exploratory data analysis</w:t>
      </w:r>
      <w:r w:rsidR="004D4249" w:rsidRPr="00C37B90">
        <w:rPr>
          <w:rFonts w:asciiTheme="minorHAnsi" w:eastAsiaTheme="minorEastAsia" w:hAnsiTheme="minorHAnsi" w:cstheme="minorBidi"/>
          <w:color w:val="222222"/>
        </w:rPr>
        <w:t xml:space="preserve"> showed</w:t>
      </w:r>
      <w:r w:rsidRPr="00C37B90">
        <w:rPr>
          <w:rFonts w:asciiTheme="minorHAnsi" w:eastAsiaTheme="minorEastAsia" w:hAnsiTheme="minorHAnsi" w:cstheme="minorBidi"/>
          <w:color w:val="222222"/>
        </w:rPr>
        <w:t xml:space="preserve"> that many of the fuel types had a high proportion of values that were zero, and the fuel loading distributions tended to be right-skewed rather than symmetric. </w:t>
      </w:r>
      <w:r w:rsidR="004D4249" w:rsidRPr="00C37B90">
        <w:rPr>
          <w:rFonts w:asciiTheme="minorHAnsi" w:eastAsiaTheme="minorEastAsia" w:hAnsiTheme="minorHAnsi" w:cstheme="minorBidi"/>
          <w:color w:val="222222"/>
        </w:rPr>
        <w:t>Due to these features, we chose a hurdle estimation procedure</w:t>
      </w:r>
      <w:r w:rsidR="00586A60">
        <w:rPr>
          <w:rFonts w:asciiTheme="minorHAnsi" w:eastAsiaTheme="minorEastAsia" w:hAnsiTheme="minorHAnsi" w:cstheme="minorBidi"/>
          <w:color w:val="222222"/>
        </w:rPr>
        <w:t>, described in the next section.</w:t>
      </w:r>
    </w:p>
    <w:p w14:paraId="0DE786CD" w14:textId="77777777" w:rsidR="00156BC7" w:rsidRDefault="00156BC7"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7E014B01" w14:textId="66E8D95C" w:rsidR="006153E5" w:rsidRPr="007356FF" w:rsidRDefault="004D4249" w:rsidP="007356FF">
      <w:pPr>
        <w:pStyle w:val="NormalWeb"/>
        <w:shd w:val="clear" w:color="auto" w:fill="FFFFFF" w:themeFill="background1"/>
        <w:spacing w:before="0" w:beforeAutospacing="0" w:after="0" w:afterAutospacing="0"/>
        <w:rPr>
          <w:rFonts w:asciiTheme="minorHAnsi" w:eastAsiaTheme="minorEastAsia" w:hAnsiTheme="minorHAnsi" w:cstheme="minorBidi"/>
          <w:i/>
          <w:color w:val="222222"/>
        </w:rPr>
      </w:pPr>
      <w:r w:rsidRPr="007356FF">
        <w:rPr>
          <w:rFonts w:asciiTheme="minorHAnsi" w:eastAsiaTheme="minorEastAsia" w:hAnsiTheme="minorHAnsi" w:cstheme="minorBidi"/>
          <w:i/>
          <w:color w:val="222222"/>
        </w:rPr>
        <w:t>Hurdle distribution fitting</w:t>
      </w:r>
    </w:p>
    <w:p w14:paraId="12A7522A" w14:textId="5A5D50E8" w:rsidR="006153E5" w:rsidRPr="00C37B90" w:rsidRDefault="006153E5"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It is common in empirical studies of biomass (or, more commonly, abundance) for there to be excessive density at zero</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"ITEM-2",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"(Welsh et al. 1996, Lecomte et al. 2013)", "plainTextFormattedCitation" : "(Welsh et al. 1996, Lecomte et al. 2013)", "previouslyFormattedCitation" : "(Welsh et al. 1996,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Lecomte et al. 2013)</w:t>
      </w:r>
      <w:r w:rsidR="00B45E61" w:rsidRPr="00C37B90">
        <w:fldChar w:fldCharType="end"/>
      </w:r>
      <w:r w:rsidRPr="00C37B90">
        <w:rPr>
          <w:rFonts w:asciiTheme="minorHAnsi" w:eastAsiaTheme="minorEastAsia" w:hAnsiTheme="minorHAnsi" w:cstheme="minorBidi"/>
          <w:color w:val="222222"/>
        </w:rPr>
        <w:t xml:space="preserve"> relative to the density </w:t>
      </w:r>
      <w:r w:rsidRPr="00C37B90">
        <w:rPr>
          <w:rFonts w:asciiTheme="minorHAnsi" w:eastAsiaTheme="minorEastAsia" w:hAnsiTheme="minorHAnsi" w:cstheme="minorBidi"/>
          <w:color w:val="222222"/>
        </w:rPr>
        <w:lastRenderedPageBreak/>
        <w:t>functions commonly estimated for such data. Often the non-zero distribution is skewed to the right, implying a distribution such as the log-normal or the gamma distribution is more appropriate than the normal distribution</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"ITEM-1",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"(Lecomte et al. 2013)", "plainTextFormattedCitation" : "(Lecomte et al. 2013)", "previouslyFormattedCitation" :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(Lecomte et al. 2013)</w:t>
      </w:r>
      <w:r w:rsidR="00B45E61" w:rsidRPr="00C37B90">
        <w:fldChar w:fldCharType="end"/>
      </w:r>
      <w:r w:rsidRPr="00C37B90">
        <w:rPr>
          <w:rFonts w:asciiTheme="minorHAnsi" w:eastAsiaTheme="minorEastAsia" w:hAnsiTheme="minorHAnsi" w:cstheme="minorBidi"/>
          <w:color w:val="222222"/>
        </w:rPr>
        <w:t xml:space="preserve">. One method to contend with excessive density at zero is to estimate two models for the data, one that predicts the probability of observing a zero, and a second that models the distribution of non-zero values </w:t>
      </w:r>
      <w:r w:rsidR="00B45E61"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"10.1191/0962280202sm289ra", "ISBN" : "0962-2802 (Print)", "ISSN" : "09622802", "PMID" : "12197297", "abstract" : "This paper is an introduction to a set of papers on two-part models that were presented at the 2000 Joint Statistical Meetings of American Statistical Association, International Biometric Society (ENAR), International Biometric Society (WNAR), Institute of Mathematical Statistics, and Statistical Society of Canada. The second part of the paper summarizes results of a study of the size and power of two-part models. It proposes that two-part models are a useful alternative to the t-test and the Wilcoxon test.", "author" : [ { "dropping-particle" : "", "family" : "Lachenbruch", "given" : "Peter A.", "non-dropping-particle" : "", "parse-names" : false, "suffix" : "" } ], "container-title" : "Statistical Methods in Medical Research", "id" : "ITEM-2", "issue" : "4", "issued" : { "date-parts" : [ [ "2002" ] ] }, "page" : "297-302", "title" : "Analysis of data with excess zeros", "type" : "article-journal", "volume" : "11" }, "uris" : [ "http://www.mendeley.com/documents/?uuid=0895e98d-a933-4a28-9e8b-7efd69a68fcd" ] } ], "mendeley" : { "formattedCitation" : "(Welsh et al. 1996, Lachenbruch 2002)", "plainTextFormattedCitation" : "(Welsh et al. 1996, Lachenbruch 2002)", "previouslyFormattedCitation" : "(Welsh et al. 1996, Lachenbruch 2002)"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Lachenbruch 2002)</w:t>
      </w:r>
      <w:r w:rsidR="00B45E61" w:rsidRPr="00C37B90">
        <w:fldChar w:fldCharType="end"/>
      </w:r>
      <w:r w:rsidRPr="00C37B90">
        <w:rPr>
          <w:rFonts w:asciiTheme="minorHAnsi" w:eastAsiaTheme="minorEastAsia" w:hAnsiTheme="minorHAnsi" w:cstheme="minorBidi"/>
          <w:color w:val="222222"/>
        </w:rPr>
        <w:t>. It can be shown that the maximum likelihood estimate for the two-part model can be obtained by finding maximum likelihood estimates for each part individually</w:t>
      </w:r>
      <w:r w:rsidR="00063C5D" w:rsidRPr="00C37B90">
        <w:rPr>
          <w:rFonts w:asciiTheme="minorHAnsi" w:eastAsiaTheme="minorEastAsia" w:hAnsiTheme="minorHAnsi" w:cstheme="minorBidi"/>
          <w:color w:val="222222"/>
        </w:rPr>
        <w:t xml:space="preserve"> </w:t>
      </w:r>
      <w:r w:rsidR="00063C5D"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"10.1080/07350015.1983.10509330", "ISBN" : "07350015", "ISSN" : "0735-0015", "abstract" : "We have tested alternative models of the demand for medical care using experimental data. The estimated response of demand to insurance plan is sensitive to the model used. We therefore use a split-sample analysis and find that a model that more closely approximates distributional assumptions and uses a nonparametric retransformation factor performs better in terms of mean squared forecast error. Simpler models are inferior either because they are not robust to outliers (e.g., ANOVA, ANOCOVA), or because they are inconsistent when strong distributional assumptions are violated (e.g., a two-parameter Box-Cox transformation).", "author" : [ { "dropping-particle" : "", "family" : "Duan", "given" : "Naihua", "non-dropping-particle" : "", "parse-names" : false, "suffix" : "" }, { "dropping-particle" : "", "family" : "Manning", "given" : "Willard G.", "non-dropping-particle" : "", "parse-names" : false, "suffix" : "" }, { "dropping-particle" : "", "family" : "Morris", "given" : "Carl N.", "non-dropping-particle" : "", "parse-names" : false, "suffix" : "" }, { "dropping-particle" : "", "family" : "Newhouse", "given" : "Joseph P.", "non-dropping-particle" : "", "parse-names" : false, "suffix" : "" } ], "container-title" : "Journal of Business &amp; Economic Statistics", "id" : "ITEM-2", "issue" : "2", "issued" : { "date-parts" : [ [ "1983" ] ] }, "page" : "115-126", "title" : "A Comparison of Alternative Models for the Demand for Medical Care", "type" : "article-journal", "volume" : "1" }, "uris" : [ "http://www.mendeley.com/documents/?uuid=64b1bcd6-5571-4f53-9ceb-5756e19f1bbe" ] } ], "mendeley" : { "formattedCitation" : "(Duan et al. 1983, Welsh et al. 1996)", "plainTextFormattedCitation" : "(Duan et al. 1983, Welsh et al. 1996)", "previouslyFormattedCitation" : "(Duan et al. 1983, Welsh et al. 1996)"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(Duan et al. 1983, Welsh et al. 1996)</w:t>
      </w:r>
      <w:r w:rsidR="00063C5D" w:rsidRPr="00C37B90">
        <w:fldChar w:fldCharType="end"/>
      </w:r>
      <w:r w:rsidRPr="00C37B90">
        <w:rPr>
          <w:rFonts w:asciiTheme="minorHAnsi" w:eastAsiaTheme="minorEastAsia" w:hAnsiTheme="minorHAnsi" w:cstheme="minorBidi"/>
          <w:color w:val="222222"/>
        </w:rPr>
        <w:t>. Such a two-stage (two-part) estimation procedure has been called by many names, but we will use the nomenclature of a "hurdle model</w:t>
      </w:r>
      <w:r w:rsidR="004D4249" w:rsidRPr="00C37B9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Qualitatively, the hurdle to be crossed is having a non-zero fuel loading, and once that hurdle is crossed (x&gt;0) a continuous distribution is estimated for the data. The density function for the </w:t>
      </w:r>
      <w:proofErr w:type="spellStart"/>
      <w:r w:rsidRPr="00C37B90">
        <w:rPr>
          <w:rFonts w:asciiTheme="minorHAnsi" w:eastAsiaTheme="minorEastAsia" w:hAnsiTheme="minorHAnsi" w:cstheme="minorBidi"/>
          <w:color w:val="222222"/>
        </w:rPr>
        <w:t>j</w:t>
      </w:r>
      <w:r w:rsidRPr="00C37B90">
        <w:rPr>
          <w:rFonts w:asciiTheme="minorHAnsi" w:eastAsiaTheme="minorEastAsia" w:hAnsiTheme="minorHAnsi" w:cstheme="minorBidi"/>
          <w:color w:val="222222"/>
          <w:vertAlign w:val="superscript"/>
        </w:rPr>
        <w:t>th</w:t>
      </w:r>
      <w:proofErr w:type="spellEnd"/>
      <w:r w:rsidRPr="00C37B90">
        <w:rPr>
          <w:rFonts w:asciiTheme="minorHAnsi" w:eastAsiaTheme="minorEastAsia" w:hAnsiTheme="minorHAnsi" w:cstheme="minorBidi"/>
          <w:color w:val="222222"/>
        </w:rPr>
        <w:t xml:space="preserve"> fuel type in the k</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EVT group  (</w:t>
      </w:r>
      <w:proofErr w:type="spellStart"/>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 xml:space="preserve">(x)) can be written as </w:t>
      </w:r>
      <w:ins w:id="114" w:author="Maureen C Kennedy" w:date="2018-11-09T07:50:00Z">
        <w:r w:rsidR="005B5219">
          <w:rPr>
            <w:rFonts w:asciiTheme="minorHAnsi" w:eastAsiaTheme="minorEastAsia" w:hAnsiTheme="minorHAnsi" w:cstheme="minorBidi"/>
            <w:color w:val="222222"/>
          </w:rPr>
          <w:t>(</w:t>
        </w:r>
      </w:ins>
      <w:proofErr w:type="spellStart"/>
      <w:r w:rsidRPr="00C37B90">
        <w:rPr>
          <w:rFonts w:asciiTheme="minorHAnsi" w:eastAsiaTheme="minorEastAsia" w:hAnsiTheme="minorHAnsi" w:cstheme="minorBidi"/>
          <w:color w:val="222222"/>
        </w:rPr>
        <w:t>Lachenbruch</w:t>
      </w:r>
      <w:proofErr w:type="spellEnd"/>
      <w:ins w:id="115" w:author="Maureen C Kennedy" w:date="2018-11-09T07:50:00Z">
        <w:r w:rsidR="005B5219">
          <w:rPr>
            <w:rFonts w:asciiTheme="minorHAnsi" w:eastAsiaTheme="minorEastAsia" w:hAnsiTheme="minorHAnsi" w:cstheme="minorBidi"/>
            <w:color w:val="222222"/>
          </w:rPr>
          <w:t xml:space="preserve"> </w:t>
        </w:r>
      </w:ins>
      <w:r w:rsidRPr="00C37B90">
        <w:rPr>
          <w:rFonts w:asciiTheme="minorHAnsi" w:eastAsiaTheme="minorEastAsia" w:hAnsiTheme="minorHAnsi" w:cstheme="minorBidi"/>
          <w:color w:val="222222"/>
        </w:rPr>
        <w:t>2002</w:t>
      </w:r>
      <w:ins w:id="116" w:author="Maureen C Kennedy" w:date="2018-11-09T07:50:00Z">
        <w:r w:rsidR="005B5219">
          <w:rPr>
            <w:rFonts w:asciiTheme="minorHAnsi" w:eastAsiaTheme="minorEastAsia" w:hAnsiTheme="minorHAnsi" w:cstheme="minorBidi"/>
            <w:color w:val="222222"/>
          </w:rPr>
          <w:t>)</w:t>
        </w:r>
      </w:ins>
      <w:r w:rsidRPr="00C37B90">
        <w:rPr>
          <w:rFonts w:asciiTheme="minorHAnsi" w:eastAsiaTheme="minorEastAsia" w:hAnsiTheme="minorHAnsi" w:cstheme="minorBidi"/>
          <w:color w:val="222222"/>
        </w:rPr>
        <w:t>:</w:t>
      </w:r>
    </w:p>
    <w:p w14:paraId="3807BED8" w14:textId="77777777" w:rsidR="006153E5" w:rsidRPr="00C37B90" w:rsidRDefault="006153E5" w:rsidP="00C37B90">
      <w:pPr>
        <w:pStyle w:val="NormalWeb"/>
        <w:shd w:val="clear" w:color="auto" w:fill="FFFFFF" w:themeFill="background1"/>
        <w:rPr>
          <w:rFonts w:asciiTheme="minorHAnsi" w:eastAsiaTheme="minorEastAsia" w:hAnsiTheme="minorHAnsi" w:cstheme="minorBidi"/>
          <w:color w:val="222222"/>
        </w:rPr>
      </w:pPr>
      <w:r w:rsidRPr="009A6B2F">
        <w:rPr>
          <w:rFonts w:asciiTheme="minorHAnsi" w:hAnsiTheme="minorHAnsi" w:cstheme="minorHAnsi"/>
          <w:color w:val="222222"/>
        </w:rPr>
        <w:tab/>
      </w:r>
      <w:proofErr w:type="spellStart"/>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w:t>
      </w:r>
      <w:proofErr w:type="spellStart"/>
      <w:r w:rsidRPr="00C37B90">
        <w:rPr>
          <w:rFonts w:asciiTheme="minorHAnsi" w:eastAsiaTheme="minorEastAsia" w:hAnsiTheme="minorHAnsi" w:cstheme="minorBidi"/>
          <w:color w:val="222222"/>
        </w:rPr>
        <w:t>x,d</w:t>
      </w:r>
      <w:proofErr w:type="spellEnd"/>
      <w:r w:rsidRPr="00C37B90">
        <w:rPr>
          <w:rFonts w:asciiTheme="minorHAnsi" w:eastAsiaTheme="minorEastAsia" w:hAnsiTheme="minorHAnsi" w:cstheme="minorBidi"/>
          <w:color w:val="222222"/>
        </w:rPr>
        <w:t>)= 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vertAlign w:val="superscript"/>
        </w:rPr>
        <w:t>1-d</w:t>
      </w:r>
      <w:r w:rsidRPr="00C37B90">
        <w:rPr>
          <w:rFonts w:asciiTheme="minorHAnsi" w:eastAsiaTheme="minorEastAsia" w:hAnsiTheme="minorHAnsi" w:cstheme="minorBidi"/>
          <w:color w:val="222222"/>
        </w:rPr>
        <w:t xml:space="preserve"> ((1-π</w:t>
      </w:r>
      <w:proofErr w:type="spellStart"/>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w:t>
      </w:r>
      <w:proofErr w:type="spellStart"/>
      <w:r w:rsidRPr="00C37B90">
        <w:rPr>
          <w:rFonts w:asciiTheme="minorHAnsi" w:eastAsiaTheme="minorEastAsia" w:hAnsiTheme="minorHAnsi" w:cstheme="minorBidi"/>
          <w:color w:val="222222"/>
        </w:rPr>
        <w:t>h</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perscript"/>
        </w:rPr>
        <w:t>d</w:t>
      </w:r>
      <w:r w:rsidRPr="00C37B90">
        <w:rPr>
          <w:rFonts w:asciiTheme="minorHAnsi" w:eastAsiaTheme="minorEastAsia" w:hAnsiTheme="minorHAnsi" w:cstheme="minorBidi"/>
          <w:color w:val="222222"/>
        </w:rPr>
        <w:t xml:space="preserve">, </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(1)</w:t>
      </w:r>
    </w:p>
    <w:p w14:paraId="1C31370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where h(x) is the estimated continuous distribution function (in this case, gamma or lognormal) for x&gt;0, d = 1 if x non-zero, 0 if x 0, and π is the probability of observing a zero. For this distribution, the expected value is:</w:t>
      </w:r>
    </w:p>
    <w:p w14:paraId="27195AEB" w14:textId="77777777" w:rsidR="006153E5" w:rsidRPr="00C37B90" w:rsidRDefault="006153E5" w:rsidP="00C37B9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E(x) = (1-π)E(h(x))</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(2)</w:t>
      </w:r>
    </w:p>
    <w:p w14:paraId="12C1AC83" w14:textId="264BE0C5"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For the continuous portion of each fuel type in each EVT group we estimated and compared lognormal and gamma distributions</w:t>
      </w:r>
      <w:r w:rsidR="00170DD2">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w:t>
      </w:r>
      <w:r w:rsidR="00170DD2">
        <w:rPr>
          <w:rFonts w:asciiTheme="minorHAnsi" w:eastAsiaTheme="minorEastAsia" w:hAnsiTheme="minorHAnsi" w:cstheme="minorBidi"/>
          <w:color w:val="222222"/>
        </w:rPr>
        <w:t>T</w:t>
      </w:r>
      <w:r w:rsidRPr="00C37B90">
        <w:rPr>
          <w:rFonts w:asciiTheme="minorHAnsi" w:eastAsiaTheme="minorEastAsia" w:hAnsiTheme="minorHAnsi" w:cstheme="minorBidi"/>
          <w:color w:val="222222"/>
        </w:rPr>
        <w:t>he lognormal probability distribution function, with parameters μ, σ, is written as:</w:t>
      </w:r>
    </w:p>
    <w:p w14:paraId="2B03C77A"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B085B67"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r>
              <w:rPr>
                <w:rFonts w:ascii="Cambria Math" w:hAnsi="Cambria Math" w:cstheme="minorHAnsi"/>
                <w:color w:val="222222"/>
              </w:rPr>
              <m:t>σx</m:t>
            </m:r>
            <m:rad>
              <m:radPr>
                <m:degHide m:val="1"/>
                <m:ctrlPr>
                  <w:rPr>
                    <w:rFonts w:ascii="Cambria Math" w:hAnsi="Cambria Math" w:cstheme="minorHAnsi"/>
                    <w:i/>
                    <w:color w:val="222222"/>
                  </w:rPr>
                </m:ctrlPr>
              </m:radPr>
              <m:deg/>
              <m:e>
                <m:r>
                  <w:rPr>
                    <w:rFonts w:ascii="Cambria Math" w:hAnsi="Cambria Math" w:cstheme="minorHAnsi"/>
                    <w:color w:val="222222"/>
                  </w:rPr>
                  <m:t>2π</m:t>
                </m:r>
              </m:e>
            </m:rad>
          </m:den>
        </m:f>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sSup>
                  <m:sSupPr>
                    <m:ctrlPr>
                      <w:rPr>
                        <w:rFonts w:ascii="Cambria Math" w:hAnsi="Cambria Math" w:cstheme="minorHAnsi"/>
                        <w:i/>
                        <w:color w:val="222222"/>
                      </w:rPr>
                    </m:ctrlPr>
                  </m:sSupPr>
                  <m:e>
                    <m:d>
                      <m:dPr>
                        <m:ctrlPr>
                          <w:rPr>
                            <w:rFonts w:ascii="Cambria Math" w:hAnsi="Cambria Math" w:cstheme="minorHAnsi"/>
                            <w:i/>
                            <w:color w:val="222222"/>
                          </w:rPr>
                        </m:ctrlPr>
                      </m:dPr>
                      <m:e>
                        <m:func>
                          <m:funcPr>
                            <m:ctrlPr>
                              <w:rPr>
                                <w:rFonts w:ascii="Cambria Math" w:hAnsi="Cambria Math" w:cstheme="minorHAnsi"/>
                                <w:i/>
                                <w:color w:val="222222"/>
                              </w:rPr>
                            </m:ctrlPr>
                          </m:funcPr>
                          <m:fName>
                            <m:r>
                              <m:rPr>
                                <m:sty m:val="p"/>
                              </m:rPr>
                              <w:rPr>
                                <w:rFonts w:ascii="Cambria Math" w:hAnsi="Cambria Math" w:cstheme="minorHAnsi"/>
                                <w:color w:val="222222"/>
                              </w:rPr>
                              <m:t>ln</m:t>
                            </m:r>
                          </m:fName>
                          <m:e>
                            <m:r>
                              <w:rPr>
                                <w:rFonts w:ascii="Cambria Math" w:hAnsi="Cambria Math" w:cstheme="minorHAnsi"/>
                                <w:color w:val="222222"/>
                              </w:rPr>
                              <m:t>x</m:t>
                            </m:r>
                          </m:e>
                        </m:func>
                        <m:r>
                          <w:rPr>
                            <w:rFonts w:ascii="Cambria Math" w:hAnsi="Cambria Math" w:cstheme="minorHAnsi"/>
                            <w:color w:val="222222"/>
                          </w:rPr>
                          <m:t>-μ</m:t>
                        </m:r>
                      </m:e>
                    </m:d>
                  </m:e>
                  <m:sup>
                    <m:r>
                      <w:rPr>
                        <w:rFonts w:ascii="Cambria Math" w:hAnsi="Cambria Math" w:cstheme="minorHAnsi"/>
                        <w:color w:val="222222"/>
                      </w:rPr>
                      <m:t>2</m:t>
                    </m:r>
                  </m:sup>
                </m:sSup>
              </m:num>
              <m:den>
                <m:r>
                  <w:rPr>
                    <w:rFonts w:ascii="Cambria Math" w:hAnsi="Cambria Math" w:cstheme="minorHAnsi"/>
                    <w:color w:val="222222"/>
                  </w:rPr>
                  <m:t>2</m:t>
                </m:r>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den>
            </m:f>
          </m:sup>
        </m:sSup>
      </m:oMath>
      <w:r w:rsidRPr="00C37B90">
        <w:rPr>
          <w:rFonts w:asciiTheme="minorHAnsi" w:eastAsiaTheme="minorEastAsia" w:hAnsiTheme="minorHAnsi" w:cstheme="minorBidi"/>
          <w:color w:val="222222"/>
        </w:rPr>
        <w:t xml:space="preserve">  x &gt; 0</w:t>
      </w:r>
      <w:r>
        <w:rPr>
          <w:rFonts w:asciiTheme="minorHAnsi" w:hAnsiTheme="minorHAnsi" w:cstheme="minorHAnsi"/>
          <w:color w:val="222222"/>
        </w:rPr>
        <w:tab/>
      </w:r>
      <w:r w:rsidRPr="00C37B90">
        <w:rPr>
          <w:rFonts w:asciiTheme="minorHAnsi" w:eastAsiaTheme="minorEastAsia" w:hAnsiTheme="minorHAnsi" w:cstheme="minorBidi"/>
          <w:color w:val="222222"/>
        </w:rPr>
        <w:t>(3),</w:t>
      </w:r>
    </w:p>
    <w:p w14:paraId="1AA74E3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where σ is the standard deviation of ln (x) and μ is the mean of ln(x). The expected value of the lognormal distribution is:</w:t>
      </w:r>
    </w:p>
    <w:p w14:paraId="1F707EF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9C42559"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E</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μ+</m:t>
            </m:r>
            <m:f>
              <m:fPr>
                <m:ctrlPr>
                  <w:rPr>
                    <w:rFonts w:ascii="Cambria Math" w:hAnsi="Cambria Math" w:cstheme="minorHAnsi"/>
                    <w:i/>
                    <w:color w:val="222222"/>
                  </w:rPr>
                </m:ctrlPr>
              </m:fPr>
              <m:num>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num>
              <m:den>
                <m:r>
                  <w:rPr>
                    <w:rFonts w:ascii="Cambria Math" w:hAnsi="Cambria Math" w:cstheme="minorHAnsi"/>
                    <w:color w:val="222222"/>
                  </w:rPr>
                  <m:t>2</m:t>
                </m:r>
              </m:den>
            </m:f>
          </m:sup>
        </m:sSup>
      </m:oMath>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(4)</w:t>
      </w:r>
    </w:p>
    <w:p w14:paraId="34D989B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18852F2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The gamma probability distribution function, with parameters α, β, is written as:</w:t>
      </w:r>
    </w:p>
    <w:p w14:paraId="486E1CA5"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34DB1FE"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sSup>
              <m:sSupPr>
                <m:ctrlPr>
                  <w:rPr>
                    <w:rFonts w:ascii="Cambria Math" w:hAnsi="Cambria Math" w:cstheme="minorHAnsi"/>
                    <w:i/>
                    <w:color w:val="222222"/>
                  </w:rPr>
                </m:ctrlPr>
              </m:sSupPr>
              <m:e>
                <m:r>
                  <w:rPr>
                    <w:rFonts w:ascii="Cambria Math" w:hAnsi="Cambria Math" w:cstheme="minorHAnsi"/>
                    <w:color w:val="222222"/>
                  </w:rPr>
                  <m:t>β</m:t>
                </m:r>
              </m:e>
              <m:sup>
                <m:r>
                  <w:rPr>
                    <w:rFonts w:ascii="Cambria Math" w:hAnsi="Cambria Math" w:cstheme="minorHAnsi"/>
                    <w:color w:val="222222"/>
                  </w:rPr>
                  <m:t>α</m:t>
                </m:r>
              </m:sup>
            </m:sSup>
            <m:r>
              <m:rPr>
                <m:sty m:val="p"/>
              </m:rPr>
              <w:rPr>
                <w:rFonts w:ascii="Cambria Math" w:hAnsi="Cambria Math" w:cstheme="minorHAnsi"/>
                <w:color w:val="222222"/>
              </w:rPr>
              <m:t>Γ</m:t>
            </m:r>
            <m:r>
              <w:rPr>
                <w:rFonts w:ascii="Cambria Math" w:hAnsi="Cambria Math" w:cstheme="minorHAnsi"/>
                <w:color w:val="222222"/>
              </w:rPr>
              <m:t>(α)</m:t>
            </m:r>
          </m:den>
        </m:f>
        <m:sSup>
          <m:sSupPr>
            <m:ctrlPr>
              <w:rPr>
                <w:rFonts w:ascii="Cambria Math" w:hAnsi="Cambria Math" w:cstheme="minorHAnsi"/>
                <w:i/>
                <w:color w:val="222222"/>
              </w:rPr>
            </m:ctrlPr>
          </m:sSupPr>
          <m:e>
            <m:r>
              <w:rPr>
                <w:rFonts w:ascii="Cambria Math" w:hAnsi="Cambria Math" w:cstheme="minorHAnsi"/>
                <w:color w:val="222222"/>
              </w:rPr>
              <m:t>x</m:t>
            </m:r>
          </m:e>
          <m:sup>
            <m:r>
              <w:rPr>
                <w:rFonts w:ascii="Cambria Math" w:hAnsi="Cambria Math" w:cstheme="minorHAnsi"/>
                <w:color w:val="222222"/>
              </w:rPr>
              <m:t>α-1</m:t>
            </m:r>
          </m:sup>
        </m:sSup>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r>
                  <w:rPr>
                    <w:rFonts w:ascii="Cambria Math" w:hAnsi="Cambria Math" w:cstheme="minorHAnsi"/>
                    <w:color w:val="222222"/>
                  </w:rPr>
                  <m:t>x</m:t>
                </m:r>
              </m:num>
              <m:den>
                <m:r>
                  <w:rPr>
                    <w:rFonts w:ascii="Cambria Math" w:hAnsi="Cambria Math" w:cstheme="minorHAnsi"/>
                    <w:color w:val="222222"/>
                  </w:rPr>
                  <m:t>β</m:t>
                </m:r>
              </m:den>
            </m:f>
          </m:sup>
        </m:sSup>
      </m:oMath>
      <w:r w:rsidRPr="00C37B90">
        <w:rPr>
          <w:rFonts w:asciiTheme="minorHAnsi" w:eastAsiaTheme="minorEastAsia" w:hAnsiTheme="minorHAnsi" w:cstheme="minorBidi"/>
          <w:color w:val="222222"/>
        </w:rPr>
        <w:t xml:space="preserve"> x&gt;0</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(5)</w:t>
      </w:r>
    </w:p>
    <w:p w14:paraId="16B24520"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5012AD0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With expected value:</w:t>
      </w:r>
    </w:p>
    <w:p w14:paraId="77849532"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45C8D1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 xml:space="preserve">E(x) = αβ </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(6)</w:t>
      </w:r>
    </w:p>
    <w:p w14:paraId="4092D35F" w14:textId="27C46221" w:rsidR="00C824EC"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Estimation of the hurdle distribution occurs in two steps. </w:t>
      </w:r>
      <w:r w:rsidR="00C824EC" w:rsidRPr="00C37B90">
        <w:rPr>
          <w:rFonts w:asciiTheme="minorHAnsi" w:eastAsiaTheme="minorEastAsia" w:hAnsiTheme="minorHAnsi" w:cstheme="minorBidi"/>
          <w:color w:val="222222"/>
        </w:rPr>
        <w:t>Let</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n</w:t>
      </w:r>
      <w:r w:rsidRPr="00C37B90">
        <w:rPr>
          <w:rFonts w:asciiTheme="minorHAnsi" w:eastAsiaTheme="minorEastAsia" w:hAnsiTheme="minorHAnsi" w:cstheme="minorBidi"/>
          <w:color w:val="222222"/>
          <w:vertAlign w:val="subscript"/>
        </w:rPr>
        <w:t>kj</w:t>
      </w:r>
      <w:proofErr w:type="spellEnd"/>
      <w:r w:rsidR="00C824EC" w:rsidRPr="00C37B90">
        <w:rPr>
          <w:rFonts w:asciiTheme="minorHAnsi" w:eastAsiaTheme="minorEastAsia" w:hAnsiTheme="minorHAnsi" w:cstheme="minorBidi"/>
          <w:color w:val="222222"/>
        </w:rPr>
        <w:t xml:space="preserve"> be the total number of entries in the database for a particular fuel type (j) in a particular EVT group (k), and</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bscript"/>
        </w:rPr>
        <w:t>kji</w:t>
      </w:r>
      <w:proofErr w:type="spellEnd"/>
      <w:r w:rsidR="00C824EC" w:rsidRPr="00C37B90">
        <w:rPr>
          <w:rFonts w:asciiTheme="minorHAnsi" w:eastAsiaTheme="minorEastAsia" w:hAnsiTheme="minorHAnsi" w:cstheme="minorBidi"/>
          <w:color w:val="222222"/>
        </w:rPr>
        <w:t xml:space="preserve"> be the</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i</w:t>
      </w:r>
      <w:r w:rsidRPr="00C37B90">
        <w:rPr>
          <w:rFonts w:asciiTheme="minorHAnsi" w:eastAsiaTheme="minorEastAsia" w:hAnsiTheme="minorHAnsi" w:cstheme="minorBidi"/>
          <w:color w:val="222222"/>
          <w:vertAlign w:val="superscript"/>
        </w:rPr>
        <w:t>th</w:t>
      </w:r>
      <w:proofErr w:type="spellEnd"/>
      <w:r w:rsidR="00C824EC" w:rsidRPr="00C37B90">
        <w:rPr>
          <w:rFonts w:asciiTheme="minorHAnsi" w:eastAsiaTheme="minorEastAsia" w:hAnsiTheme="minorHAnsi" w:cstheme="minorBidi"/>
          <w:color w:val="222222"/>
        </w:rPr>
        <w:t xml:space="preserve"> fuel loading value for fuel type j in EVT group k. Then:</w:t>
      </w:r>
    </w:p>
    <w:p w14:paraId="7F9FF33A" w14:textId="587F4424" w:rsidR="00C824EC" w:rsidRPr="00C37B90" w:rsidRDefault="00C824EC" w:rsidP="003F3B0A">
      <w:pPr>
        <w:pStyle w:val="NormalWeb"/>
        <w:shd w:val="clear" w:color="auto" w:fill="FFFFFF" w:themeFill="background1"/>
        <w:spacing w:before="0" w:beforeAutospacing="0" w:after="12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1. Estimate</w:t>
      </w:r>
      <w:r w:rsidR="00DF24A3" w:rsidRPr="00C37B90">
        <w:rPr>
          <w:rFonts w:asciiTheme="minorHAnsi" w:eastAsiaTheme="minorEastAsia" w:hAnsiTheme="minorHAnsi" w:cstheme="minorBidi"/>
          <w:color w:val="222222"/>
        </w:rPr>
        <w:t xml:space="preserve">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r>
          <w:rPr>
            <w:rFonts w:ascii="Cambria Math" w:hAnsi="Cambria Math" w:cstheme="minorHAnsi"/>
            <w:color w:val="222222"/>
          </w:rPr>
          <m:t>=</m:t>
        </m:r>
        <m:f>
          <m:fPr>
            <m:ctrlPr>
              <w:rPr>
                <w:rFonts w:ascii="Cambria Math" w:hAnsi="Cambria Math" w:cstheme="minorHAnsi"/>
                <w:i/>
                <w:color w:val="222222"/>
              </w:rPr>
            </m:ctrlPr>
          </m:fPr>
          <m:num>
            <m:nary>
              <m:naryPr>
                <m:chr m:val="∑"/>
                <m:limLoc m:val="undOvr"/>
                <m:subHide m:val="1"/>
                <m:supHide m:val="1"/>
                <m:ctrlPr>
                  <w:rPr>
                    <w:rFonts w:ascii="Cambria Math" w:hAnsi="Cambria Math" w:cstheme="minorHAnsi"/>
                    <w:i/>
                    <w:color w:val="222222"/>
                  </w:rPr>
                </m:ctrlPr>
              </m:naryPr>
              <m:sub/>
              <m:sup/>
              <m:e>
                <m:r>
                  <w:rPr>
                    <w:rFonts w:ascii="Cambria Math" w:hAnsi="Cambria Math" w:cstheme="minorHAnsi"/>
                    <w:color w:val="222222"/>
                  </w:rPr>
                  <m:t>I</m:t>
                </m:r>
                <m:d>
                  <m:dPr>
                    <m:ctrlPr>
                      <w:rPr>
                        <w:rFonts w:ascii="Cambria Math" w:hAnsi="Cambria Math" w:cstheme="minorHAnsi"/>
                        <w:i/>
                        <w:color w:val="222222"/>
                      </w:rPr>
                    </m:ctrlPr>
                  </m:dPr>
                  <m:e>
                    <m:sSub>
                      <m:sSubPr>
                        <m:ctrlPr>
                          <w:rPr>
                            <w:rFonts w:ascii="Cambria Math" w:hAnsi="Cambria Math" w:cstheme="minorHAnsi"/>
                            <w:i/>
                            <w:color w:val="222222"/>
                          </w:rPr>
                        </m:ctrlPr>
                      </m:sSubPr>
                      <m:e>
                        <m:r>
                          <w:rPr>
                            <w:rFonts w:ascii="Cambria Math" w:hAnsi="Cambria Math" w:cstheme="minorHAnsi"/>
                            <w:color w:val="222222"/>
                          </w:rPr>
                          <m:t>x</m:t>
                        </m:r>
                      </m:e>
                      <m:sub>
                        <m:r>
                          <w:rPr>
                            <w:rFonts w:ascii="Cambria Math" w:hAnsi="Cambria Math" w:cstheme="minorHAnsi"/>
                            <w:color w:val="222222"/>
                          </w:rPr>
                          <m:t>kji</m:t>
                        </m:r>
                      </m:sub>
                    </m:sSub>
                    <m:r>
                      <w:rPr>
                        <w:rFonts w:ascii="Cambria Math" w:hAnsi="Cambria Math" w:cstheme="minorHAnsi"/>
                        <w:color w:val="222222"/>
                      </w:rPr>
                      <m:t>=0</m:t>
                    </m:r>
                  </m:e>
                </m:d>
              </m:e>
            </m:nary>
          </m:num>
          <m:den>
            <m:sSub>
              <m:sSubPr>
                <m:ctrlPr>
                  <w:rPr>
                    <w:rFonts w:ascii="Cambria Math" w:hAnsi="Cambria Math" w:cstheme="minorHAnsi"/>
                    <w:i/>
                    <w:color w:val="222222"/>
                  </w:rPr>
                </m:ctrlPr>
              </m:sSubPr>
              <m:e>
                <m:r>
                  <w:rPr>
                    <w:rFonts w:ascii="Cambria Math" w:hAnsi="Cambria Math" w:cstheme="minorHAnsi"/>
                    <w:color w:val="222222"/>
                  </w:rPr>
                  <m:t>n</m:t>
                </m:r>
              </m:e>
              <m:sub>
                <m:r>
                  <w:rPr>
                    <w:rFonts w:ascii="Cambria Math" w:hAnsi="Cambria Math" w:cstheme="minorHAnsi"/>
                    <w:color w:val="222222"/>
                  </w:rPr>
                  <m:t>kj</m:t>
                </m:r>
              </m:sub>
            </m:sSub>
          </m:den>
        </m:f>
      </m:oMath>
      <w:r w:rsidRPr="00C37B90">
        <w:rPr>
          <w:rFonts w:asciiTheme="minorHAnsi" w:eastAsiaTheme="minorEastAsia" w:hAnsiTheme="minorHAnsi" w:cstheme="minorBidi"/>
          <w:color w:val="222222"/>
        </w:rPr>
        <w:t xml:space="preserve"> where I is an indicator function that takes a value of 1 if the entry has a value of 0, 0 otherwise</w:t>
      </w:r>
      <w:r w:rsidR="00DF24A3" w:rsidRPr="00C37B90">
        <w:rPr>
          <w:rFonts w:asciiTheme="minorHAnsi" w:eastAsiaTheme="minorEastAsia" w:hAnsiTheme="minorHAnsi" w:cstheme="minorBidi"/>
          <w:color w:val="222222"/>
        </w:rPr>
        <w:t xml:space="preserve"> and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oMath>
      <w:r w:rsidR="00DF24A3" w:rsidRPr="00C37B90">
        <w:rPr>
          <w:rFonts w:asciiTheme="minorHAnsi" w:eastAsiaTheme="minorEastAsia" w:hAnsiTheme="minorHAnsi" w:cstheme="minorBidi"/>
          <w:color w:val="222222"/>
        </w:rPr>
        <w:t xml:space="preserve"> is the estimation probability of zero loading</w:t>
      </w:r>
      <w:r w:rsidRPr="00C37B90">
        <w:rPr>
          <w:rFonts w:asciiTheme="minorHAnsi" w:eastAsiaTheme="minorEastAsia" w:hAnsiTheme="minorHAnsi" w:cstheme="minorBidi"/>
          <w:color w:val="222222"/>
        </w:rPr>
        <w:t>.</w:t>
      </w:r>
    </w:p>
    <w:p w14:paraId="3FA644EC" w14:textId="77777777" w:rsidR="00C824EC" w:rsidRPr="00C37B90" w:rsidRDefault="00C824EC"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lastRenderedPageBreak/>
        <w:t xml:space="preserve">2. For the remaining non-zero entries (x), use the </w:t>
      </w:r>
      <w:proofErr w:type="spellStart"/>
      <w:r w:rsidRPr="00C37B90">
        <w:rPr>
          <w:rFonts w:asciiTheme="minorHAnsi" w:eastAsiaTheme="minorEastAsia" w:hAnsiTheme="minorHAnsi" w:cstheme="minorBidi"/>
          <w:color w:val="222222"/>
        </w:rPr>
        <w:t>fitdistr</w:t>
      </w:r>
      <w:proofErr w:type="spellEnd"/>
      <w:r w:rsidRPr="00C37B90">
        <w:rPr>
          <w:rFonts w:asciiTheme="minorHAnsi" w:eastAsiaTheme="minorEastAsia" w:hAnsiTheme="minorHAnsi" w:cstheme="minorBidi"/>
          <w:color w:val="222222"/>
        </w:rPr>
        <w:t xml:space="preserve"> function in the R </w:t>
      </w:r>
      <w:proofErr w:type="spellStart"/>
      <w:r w:rsidRPr="00C37B90">
        <w:rPr>
          <w:rFonts w:asciiTheme="minorHAnsi" w:eastAsiaTheme="minorEastAsia" w:hAnsiTheme="minorHAnsi" w:cstheme="minorBidi"/>
          <w:color w:val="222222"/>
        </w:rPr>
        <w:t>fitdistrplus</w:t>
      </w:r>
      <w:proofErr w:type="spellEnd"/>
      <w:r w:rsidRPr="00C37B90">
        <w:rPr>
          <w:rFonts w:asciiTheme="minorHAnsi" w:eastAsiaTheme="minorEastAsia" w:hAnsiTheme="minorHAnsi" w:cstheme="minorBidi"/>
          <w:color w:val="222222"/>
        </w:rPr>
        <w:t xml:space="preserve"> package to find the maximum likelihood estimates of distribution parameters for the lognormal and gamma distributions. </w:t>
      </w:r>
    </w:p>
    <w:p w14:paraId="00849846" w14:textId="77777777" w:rsidR="00AD06DB" w:rsidRDefault="00AD06DB"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C305365" w14:textId="0389AF70" w:rsidR="00DF24A3"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For initial distribution fitting we decided on a minimum of 30 </w:t>
      </w:r>
      <w:r w:rsidRPr="00C37B90">
        <w:rPr>
          <w:rFonts w:asciiTheme="minorHAnsi" w:eastAsiaTheme="minorEastAsia" w:hAnsiTheme="minorHAnsi" w:cstheme="minorBidi"/>
          <w:i/>
          <w:iCs/>
          <w:color w:val="222222"/>
        </w:rPr>
        <w:t>non-zero entries</w:t>
      </w:r>
      <w:r w:rsidRPr="00C37B90">
        <w:rPr>
          <w:rFonts w:asciiTheme="minorHAnsi" w:eastAsiaTheme="minorEastAsia" w:hAnsiTheme="minorHAnsi" w:cstheme="minorBidi"/>
          <w:color w:val="222222"/>
        </w:rPr>
        <w:t xml:space="preserve"> required for a distribution to be estimated. This balanced our ability to estimate more distributions with the uncertainty in estimating distributions for small sample sizes</w:t>
      </w:r>
      <w:r w:rsidR="00170DD2">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w:t>
      </w:r>
      <w:r w:rsidR="00170DD2">
        <w:rPr>
          <w:rFonts w:asciiTheme="minorHAnsi" w:eastAsiaTheme="minorEastAsia" w:hAnsiTheme="minorHAnsi" w:cstheme="minorBidi"/>
          <w:color w:val="222222"/>
        </w:rPr>
        <w:t>W</w:t>
      </w:r>
      <w:r w:rsidRPr="00C37B90">
        <w:rPr>
          <w:rFonts w:asciiTheme="minorHAnsi" w:eastAsiaTheme="minorEastAsia" w:hAnsiTheme="minorHAnsi" w:cstheme="minorBidi"/>
          <w:color w:val="222222"/>
        </w:rPr>
        <w:t>ith 95% confidence n = 30 is expected to obtain an estimated distribution with cumulative distribution function at most 0.25 away from the true cumulative distribution</w:t>
      </w:r>
      <w:r w:rsidR="00063C5D" w:rsidRPr="00C37B90">
        <w:rPr>
          <w:rFonts w:asciiTheme="minorHAnsi" w:eastAsiaTheme="minorEastAsia" w:hAnsiTheme="minorHAnsi" w:cstheme="minorBidi"/>
          <w:color w:val="222222"/>
        </w:rPr>
        <w:t xml:space="preserve"> </w:t>
      </w:r>
      <w:r w:rsidR="00063C5D" w:rsidRPr="00C37B90">
        <w:fldChar w:fldCharType="begin" w:fldLock="1"/>
      </w:r>
      <w:r w:rsidR="007E7E65">
        <w:rPr>
          <w:rFonts w:asciiTheme="minorHAnsi" w:hAnsiTheme="minorHAnsi" w:cstheme="minorHAnsi"/>
          <w:color w:val="222222"/>
        </w:rPr>
        <w:instrText>ADDIN CSL_CITATION { "citationItems" : [ { "id" : "ITEM-1", "itemData" : { "author" : [ { "dropping-particle" : "", "family" : "Massart", "given" : "P", "non-dropping-particle" : "", "parse-names" : false, "suffix" : "" } ], "container-title" : "The Annals of Probability", "id" : "ITEM-1", "issue" : "3", "issued" : { "date-parts" : [ [ "1990" ] ] }, "page" : "1269-1283", "title" : "The tight constant in the Dvoretzky-Kiefer-Wolfowitz inequality", "type" : "article-journal", "volume" : "18" }, "uris" : [ "http://www.mendeley.com/documents/?uuid=612b3949-1f30-4ab0-807f-d3f333984cb2" ] } ], "mendeley" : { "formattedCitation" : "(Massart 1990)", "plainTextFormattedCitation" : "(Massart 1990)", "previouslyFormattedCitation" : "(Massart 1990)"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(Massart 1990)</w:t>
      </w:r>
      <w:r w:rsidR="00063C5D" w:rsidRPr="00C37B90">
        <w:fldChar w:fldCharType="end"/>
      </w:r>
      <w:r w:rsidRPr="00C37B90">
        <w:rPr>
          <w:rFonts w:asciiTheme="minorHAnsi" w:eastAsiaTheme="minorEastAsia" w:hAnsiTheme="minorHAnsi" w:cstheme="minorBidi"/>
          <w:color w:val="222222"/>
        </w:rPr>
        <w:t xml:space="preserve">. </w:t>
      </w:r>
    </w:p>
    <w:p w14:paraId="68AEE6DA" w14:textId="2BE802A3" w:rsidR="00C824EC" w:rsidRPr="00C37B90" w:rsidRDefault="00DF24A3" w:rsidP="00C37B90">
      <w:pPr>
        <w:pStyle w:val="NormalWeb"/>
        <w:shd w:val="clear" w:color="auto" w:fill="FFFFFF" w:themeFill="background1"/>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Assessing distribution estimates</w:t>
      </w:r>
    </w:p>
    <w:p w14:paraId="18DB2039" w14:textId="6B2BA849" w:rsidR="00C824EC" w:rsidRPr="00C37B90" w:rsidRDefault="00586A60" w:rsidP="00C37B90">
      <w:pPr>
        <w:pStyle w:val="NormalWeb"/>
        <w:shd w:val="clear" w:color="auto" w:fill="FFFFFF" w:themeFill="background1"/>
        <w:rPr>
          <w:rFonts w:asciiTheme="minorHAnsi" w:eastAsiaTheme="minorEastAsia" w:hAnsiTheme="minorHAnsi" w:cstheme="minorBidi"/>
          <w:color w:val="222222"/>
        </w:rPr>
      </w:pPr>
      <w:r>
        <w:rPr>
          <w:rFonts w:asciiTheme="minorHAnsi" w:eastAsiaTheme="minorEastAsia" w:hAnsiTheme="minorHAnsi" w:cstheme="minorBidi"/>
          <w:color w:val="222222"/>
        </w:rPr>
        <w:t>T</w:t>
      </w:r>
      <w:r w:rsidR="00C824EC" w:rsidRPr="00C37B90">
        <w:rPr>
          <w:rFonts w:asciiTheme="minorHAnsi" w:eastAsiaTheme="minorEastAsia" w:hAnsiTheme="minorHAnsi" w:cstheme="minorBidi"/>
          <w:color w:val="222222"/>
        </w:rPr>
        <w:t xml:space="preserve">here are 30 total fuel types, and </w:t>
      </w:r>
      <w:r>
        <w:rPr>
          <w:rFonts w:asciiTheme="minorHAnsi" w:eastAsiaTheme="minorEastAsia" w:hAnsiTheme="minorHAnsi" w:cstheme="minorBidi"/>
          <w:color w:val="222222"/>
        </w:rPr>
        <w:t xml:space="preserve">a total of 134 </w:t>
      </w:r>
      <w:r w:rsidR="00612C2F">
        <w:rPr>
          <w:rFonts w:asciiTheme="minorHAnsi" w:eastAsiaTheme="minorEastAsia" w:hAnsiTheme="minorHAnsi" w:cstheme="minorBidi"/>
          <w:color w:val="222222"/>
        </w:rPr>
        <w:t xml:space="preserve">EVT groups </w:t>
      </w:r>
      <w:r w:rsidR="00C824EC" w:rsidRPr="00C37B90">
        <w:rPr>
          <w:rFonts w:asciiTheme="minorHAnsi" w:eastAsiaTheme="minorEastAsia" w:hAnsiTheme="minorHAnsi" w:cstheme="minorBidi"/>
          <w:color w:val="222222"/>
        </w:rPr>
        <w:t>in the current database. In general it is best</w:t>
      </w:r>
      <w:r w:rsidR="00AD06DB">
        <w:rPr>
          <w:rFonts w:asciiTheme="minorHAnsi" w:eastAsiaTheme="minorEastAsia" w:hAnsiTheme="minorHAnsi" w:cstheme="minorBidi"/>
          <w:color w:val="222222"/>
        </w:rPr>
        <w:t xml:space="preserve"> </w:t>
      </w:r>
      <w:r w:rsidR="00C824EC" w:rsidRPr="00C37B90">
        <w:rPr>
          <w:rFonts w:asciiTheme="minorHAnsi" w:eastAsiaTheme="minorEastAsia" w:hAnsiTheme="minorHAnsi" w:cstheme="minorBidi"/>
          <w:color w:val="222222"/>
        </w:rPr>
        <w:t xml:space="preserve">practice to </w:t>
      </w:r>
      <w:r w:rsidR="00170DD2">
        <w:rPr>
          <w:rFonts w:asciiTheme="minorHAnsi" w:eastAsiaTheme="minorEastAsia" w:hAnsiTheme="minorHAnsi" w:cstheme="minorBidi"/>
          <w:color w:val="222222"/>
        </w:rPr>
        <w:t>assess</w:t>
      </w:r>
      <w:r w:rsidR="00170DD2" w:rsidRPr="00C37B90">
        <w:rPr>
          <w:rFonts w:asciiTheme="minorHAnsi" w:eastAsiaTheme="minorEastAsia" w:hAnsiTheme="minorHAnsi" w:cstheme="minorBidi"/>
          <w:color w:val="222222"/>
        </w:rPr>
        <w:t xml:space="preserve"> </w:t>
      </w:r>
      <w:r w:rsidR="00C824EC" w:rsidRPr="00C37B90">
        <w:rPr>
          <w:rFonts w:asciiTheme="minorHAnsi" w:eastAsiaTheme="minorEastAsia" w:hAnsiTheme="minorHAnsi" w:cstheme="minorBidi"/>
          <w:color w:val="222222"/>
        </w:rPr>
        <w:t xml:space="preserve">distribution fits graphically, but this </w:t>
      </w:r>
      <w:r w:rsidR="00AD06DB">
        <w:rPr>
          <w:rFonts w:asciiTheme="minorHAnsi" w:eastAsiaTheme="minorEastAsia" w:hAnsiTheme="minorHAnsi" w:cstheme="minorBidi"/>
          <w:color w:val="222222"/>
        </w:rPr>
        <w:t>is</w:t>
      </w:r>
      <w:r w:rsidR="00C824EC" w:rsidRPr="00C37B90">
        <w:rPr>
          <w:rFonts w:asciiTheme="minorHAnsi" w:eastAsiaTheme="minorEastAsia" w:hAnsiTheme="minorHAnsi" w:cstheme="minorBidi"/>
          <w:color w:val="222222"/>
        </w:rPr>
        <w:t xml:space="preserve"> untenable with so many individual distributions </w:t>
      </w:r>
      <w:r w:rsidR="00AD06DB">
        <w:rPr>
          <w:rFonts w:asciiTheme="minorHAnsi" w:eastAsiaTheme="minorEastAsia" w:hAnsiTheme="minorHAnsi" w:cstheme="minorBidi"/>
          <w:color w:val="222222"/>
        </w:rPr>
        <w:t>to be</w:t>
      </w:r>
      <w:r w:rsidR="00C824EC" w:rsidRPr="00C37B90">
        <w:rPr>
          <w:rFonts w:asciiTheme="minorHAnsi" w:eastAsiaTheme="minorEastAsia" w:hAnsiTheme="minorHAnsi" w:cstheme="minorBidi"/>
          <w:color w:val="222222"/>
        </w:rPr>
        <w:t xml:space="preserve"> estimated</w:t>
      </w:r>
      <w:r w:rsidR="00AD06DB">
        <w:rPr>
          <w:rFonts w:asciiTheme="minorHAnsi" w:eastAsiaTheme="minorEastAsia" w:hAnsiTheme="minorHAnsi" w:cstheme="minorBidi"/>
          <w:color w:val="222222"/>
        </w:rPr>
        <w:t xml:space="preserve"> in </w:t>
      </w:r>
      <w:r w:rsidR="00170DD2">
        <w:rPr>
          <w:rFonts w:asciiTheme="minorHAnsi" w:eastAsiaTheme="minorEastAsia" w:hAnsiTheme="minorHAnsi" w:cstheme="minorBidi"/>
          <w:color w:val="222222"/>
        </w:rPr>
        <w:t>the database</w:t>
      </w:r>
      <w:r w:rsidR="00C824EC" w:rsidRPr="00C37B90">
        <w:rPr>
          <w:rFonts w:asciiTheme="minorHAnsi" w:eastAsiaTheme="minorEastAsia" w:hAnsiTheme="minorHAnsi" w:cstheme="minorBidi"/>
          <w:color w:val="222222"/>
        </w:rPr>
        <w:t xml:space="preserve">. </w:t>
      </w:r>
      <w:r w:rsidR="00AD06DB">
        <w:rPr>
          <w:rFonts w:asciiTheme="minorHAnsi" w:eastAsiaTheme="minorEastAsia" w:hAnsiTheme="minorHAnsi" w:cstheme="minorBidi"/>
          <w:color w:val="222222"/>
        </w:rPr>
        <w:t xml:space="preserve">Instead, we use </w:t>
      </w:r>
      <w:r w:rsidR="00C824EC" w:rsidRPr="00C37B90">
        <w:rPr>
          <w:rFonts w:asciiTheme="minorHAnsi" w:eastAsiaTheme="minorEastAsia" w:hAnsiTheme="minorHAnsi" w:cstheme="minorBidi"/>
          <w:color w:val="222222"/>
        </w:rPr>
        <w:t xml:space="preserve">several goodness of fit quantities to evaluate the distribution fits. </w:t>
      </w:r>
    </w:p>
    <w:p w14:paraId="0433B974" w14:textId="5747654F" w:rsidR="00DF24A3" w:rsidRPr="00DF24A3" w:rsidRDefault="00DF24A3" w:rsidP="00DF24A3">
      <w:pPr>
        <w:rPr>
          <w:rFonts w:eastAsia="Times New Roman" w:cstheme="minorHAnsi"/>
          <w:color w:val="222222"/>
          <w:sz w:val="24"/>
          <w:szCs w:val="24"/>
        </w:rPr>
      </w:pPr>
      <w:r w:rsidRPr="00DF24A3">
        <w:rPr>
          <w:rFonts w:eastAsia="Times New Roman" w:cstheme="minorHAnsi"/>
          <w:color w:val="222222"/>
          <w:sz w:val="24"/>
          <w:szCs w:val="24"/>
        </w:rPr>
        <w:t>Kolmogorov-Smirnov test</w:t>
      </w:r>
    </w:p>
    <w:p w14:paraId="6DC65390" w14:textId="04E3E94A" w:rsidR="00DF24A3" w:rsidRPr="00C37B90" w:rsidRDefault="00DF24A3">
      <w:pPr>
        <w:rPr>
          <w:rFonts w:eastAsiaTheme="minorEastAsia"/>
          <w:color w:val="222222"/>
          <w:sz w:val="24"/>
          <w:szCs w:val="24"/>
        </w:rPr>
      </w:pPr>
      <w:r w:rsidRPr="00C37B90">
        <w:rPr>
          <w:rFonts w:eastAsiaTheme="minorEastAsia"/>
          <w:color w:val="222222"/>
          <w:sz w:val="24"/>
          <w:szCs w:val="24"/>
        </w:rPr>
        <w:t xml:space="preserve">The Kolmogorov-Smirnov (KS) test is used for the null hypothesis that a given data set follows a specified theoretical distribution. In general it is designed for situations where the full theoretical distribution is specified </w:t>
      </w:r>
      <w:r w:rsidRPr="00C37B90">
        <w:rPr>
          <w:rFonts w:eastAsiaTheme="minorEastAsia"/>
          <w:i/>
          <w:iCs/>
          <w:color w:val="222222"/>
          <w:sz w:val="24"/>
          <w:szCs w:val="24"/>
        </w:rPr>
        <w:t>a priori</w:t>
      </w:r>
      <w:r w:rsidRPr="00C37B90">
        <w:rPr>
          <w:rFonts w:eastAsiaTheme="minorEastAsia"/>
          <w:color w:val="222222"/>
          <w:sz w:val="24"/>
          <w:szCs w:val="24"/>
        </w:rPr>
        <w:t xml:space="preserve"> and performs poorly if distribution parameter values estimated from the data are used to specify the distribution for the KS test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 We use a Monte-Carlo (MC) procedure to estimate the p-value for the estimated distribution against the data, where a smaller p-value indicates that the observed data is statistically different than the estimated distribution (following</w:t>
      </w:r>
      <w:r w:rsidR="007E7E65" w:rsidRPr="00C37B90">
        <w:rPr>
          <w:rFonts w:eastAsiaTheme="minorEastAsia"/>
          <w:color w:val="222222"/>
          <w:sz w:val="24"/>
          <w:szCs w:val="24"/>
        </w:rPr>
        <w:t xml:space="preserve">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w:t>
      </w:r>
    </w:p>
    <w:p w14:paraId="4481C0DA" w14:textId="5C189613" w:rsidR="006153E5" w:rsidRDefault="00AD06DB" w:rsidP="003F3B0A">
      <w:pPr>
        <w:ind w:firstLine="720"/>
        <w:rPr>
          <w:rFonts w:eastAsia="Times New Roman" w:cstheme="minorHAnsi"/>
          <w:color w:val="222222"/>
          <w:sz w:val="24"/>
          <w:szCs w:val="24"/>
        </w:rPr>
      </w:pPr>
      <w:r>
        <w:rPr>
          <w:rFonts w:eastAsia="Times New Roman" w:cstheme="minorHAnsi"/>
          <w:color w:val="222222"/>
          <w:sz w:val="24"/>
          <w:szCs w:val="24"/>
        </w:rPr>
        <w:t>In t</w:t>
      </w:r>
      <w:r w:rsidR="00DF24A3">
        <w:rPr>
          <w:rFonts w:eastAsia="Times New Roman" w:cstheme="minorHAnsi"/>
          <w:color w:val="222222"/>
          <w:sz w:val="24"/>
          <w:szCs w:val="24"/>
        </w:rPr>
        <w:t>he MC procedure</w:t>
      </w:r>
      <w:r>
        <w:rPr>
          <w:rFonts w:eastAsia="Times New Roman" w:cstheme="minorHAnsi"/>
          <w:color w:val="222222"/>
          <w:sz w:val="24"/>
          <w:szCs w:val="24"/>
        </w:rPr>
        <w:t>, we</w:t>
      </w:r>
      <w:r w:rsidR="00DF24A3" w:rsidRPr="00DF24A3">
        <w:rPr>
          <w:rFonts w:eastAsia="Times New Roman" w:cstheme="minorHAnsi"/>
          <w:color w:val="222222"/>
          <w:sz w:val="24"/>
          <w:szCs w:val="24"/>
        </w:rPr>
        <w:t xml:space="preserve"> calculate KS statistic for observed distribution relative to "theoretical" distribution at estimated parameter values. Then for 5000 MC replicates</w:t>
      </w:r>
      <w:r>
        <w:rPr>
          <w:rFonts w:eastAsia="Times New Roman" w:cstheme="minorHAnsi"/>
          <w:color w:val="222222"/>
          <w:sz w:val="24"/>
          <w:szCs w:val="24"/>
        </w:rPr>
        <w:t xml:space="preserve"> we</w:t>
      </w:r>
      <w:r w:rsidR="00DF24A3" w:rsidRPr="00DF24A3">
        <w:rPr>
          <w:rFonts w:eastAsia="Times New Roman" w:cstheme="minorHAnsi"/>
          <w:color w:val="222222"/>
          <w:sz w:val="24"/>
          <w:szCs w:val="24"/>
        </w:rPr>
        <w:t xml:space="preserve"> take n (n=number of observed values in original distribution fit) random draws from </w:t>
      </w:r>
      <w:r>
        <w:rPr>
          <w:rFonts w:eastAsia="Times New Roman" w:cstheme="minorHAnsi"/>
          <w:color w:val="222222"/>
          <w:sz w:val="24"/>
          <w:szCs w:val="24"/>
        </w:rPr>
        <w:t xml:space="preserve">the </w:t>
      </w:r>
      <w:r w:rsidR="00DF24A3" w:rsidRPr="00DF24A3">
        <w:rPr>
          <w:rFonts w:eastAsia="Times New Roman" w:cstheme="minorHAnsi"/>
          <w:color w:val="222222"/>
          <w:sz w:val="24"/>
          <w:szCs w:val="24"/>
        </w:rPr>
        <w:t xml:space="preserve">"theoretical" distribution at estimated parameter values. For each of these, </w:t>
      </w:r>
      <w:r>
        <w:rPr>
          <w:rFonts w:eastAsia="Times New Roman" w:cstheme="minorHAnsi"/>
          <w:color w:val="222222"/>
          <w:sz w:val="24"/>
          <w:szCs w:val="24"/>
        </w:rPr>
        <w:t xml:space="preserve">we </w:t>
      </w:r>
      <w:r w:rsidR="00DF24A3" w:rsidRPr="00DF24A3">
        <w:rPr>
          <w:rFonts w:eastAsia="Times New Roman" w:cstheme="minorHAnsi"/>
          <w:color w:val="222222"/>
          <w:sz w:val="24"/>
          <w:szCs w:val="24"/>
        </w:rPr>
        <w:t>estimate the same theoretical distribution, then perform KS test of random to theoretical distribution at estimated parameter values. This</w:t>
      </w:r>
      <w:r>
        <w:rPr>
          <w:rFonts w:eastAsia="Times New Roman" w:cstheme="minorHAnsi"/>
          <w:color w:val="222222"/>
          <w:sz w:val="24"/>
          <w:szCs w:val="24"/>
        </w:rPr>
        <w:t xml:space="preserve"> </w:t>
      </w:r>
      <w:r w:rsidR="00DF24A3" w:rsidRPr="00DF24A3">
        <w:rPr>
          <w:rFonts w:eastAsia="Times New Roman" w:cstheme="minorHAnsi"/>
          <w:color w:val="222222"/>
          <w:sz w:val="24"/>
          <w:szCs w:val="24"/>
        </w:rPr>
        <w:t>generate</w:t>
      </w:r>
      <w:r>
        <w:rPr>
          <w:rFonts w:eastAsia="Times New Roman" w:cstheme="minorHAnsi"/>
          <w:color w:val="222222"/>
          <w:sz w:val="24"/>
          <w:szCs w:val="24"/>
        </w:rPr>
        <w:t>s</w:t>
      </w:r>
      <w:r w:rsidR="00DF24A3" w:rsidRPr="00DF24A3">
        <w:rPr>
          <w:rFonts w:eastAsia="Times New Roman" w:cstheme="minorHAnsi"/>
          <w:color w:val="222222"/>
          <w:sz w:val="24"/>
          <w:szCs w:val="24"/>
        </w:rPr>
        <w:t xml:space="preserve"> </w:t>
      </w:r>
      <w:r w:rsidR="00DF24A3">
        <w:rPr>
          <w:rFonts w:eastAsia="Times New Roman" w:cstheme="minorHAnsi"/>
          <w:color w:val="222222"/>
          <w:sz w:val="24"/>
          <w:szCs w:val="24"/>
        </w:rPr>
        <w:t>5</w:t>
      </w:r>
      <w:r w:rsidR="00DF24A3" w:rsidRPr="00DF24A3">
        <w:rPr>
          <w:rFonts w:eastAsia="Times New Roman" w:cstheme="minorHAnsi"/>
          <w:color w:val="222222"/>
          <w:sz w:val="24"/>
          <w:szCs w:val="24"/>
        </w:rPr>
        <w:t>000 KS values when the null hypothesis is true, thus a "null" distribution. The p-value is then calculated as:</w:t>
      </w:r>
    </w:p>
    <w:p w14:paraId="36CEFFA3" w14:textId="3E31E7CE" w:rsidR="00DF24A3" w:rsidRDefault="00DF24A3" w:rsidP="00DF24A3">
      <w:pPr>
        <w:rPr>
          <w:rFonts w:eastAsia="Times New Roman" w:cstheme="minorHAnsi"/>
          <w:color w:val="222222"/>
          <w:sz w:val="24"/>
          <w:szCs w:val="24"/>
        </w:rPr>
      </w:pPr>
    </w:p>
    <w:p w14:paraId="1B96B0A4" w14:textId="2E003830" w:rsidR="00DF24A3" w:rsidRPr="00C37B90" w:rsidRDefault="00A74B54">
      <w:pPr>
        <w:rPr>
          <w:rFonts w:eastAsiaTheme="minorEastAsia"/>
          <w:color w:val="222222"/>
          <w:sz w:val="24"/>
          <w:szCs w:val="24"/>
        </w:rPr>
      </w:pPr>
      <w:r>
        <w:rPr>
          <w:rFonts w:eastAsia="Times New Roman" w:cstheme="minorHAnsi"/>
          <w:color w:val="222222"/>
          <w:sz w:val="24"/>
          <w:szCs w:val="24"/>
        </w:rPr>
        <w:tab/>
      </w:r>
      <m:oMath>
        <m:r>
          <w:rPr>
            <w:rFonts w:ascii="Cambria Math" w:eastAsia="Times New Roman" w:hAnsi="Cambria Math" w:cstheme="minorHAnsi"/>
            <w:color w:val="222222"/>
            <w:sz w:val="24"/>
            <w:szCs w:val="24"/>
          </w:rPr>
          <m:t>1-</m:t>
        </m:r>
        <m:f>
          <m:fPr>
            <m:ctrlPr>
              <w:rPr>
                <w:rFonts w:ascii="Cambria Math" w:eastAsia="Times New Roman" w:hAnsi="Cambria Math" w:cstheme="minorHAnsi"/>
                <w:i/>
                <w:color w:val="222222"/>
                <w:sz w:val="24"/>
                <w:szCs w:val="24"/>
              </w:rPr>
            </m:ctrlPr>
          </m:fPr>
          <m:num>
            <m:nary>
              <m:naryPr>
                <m:chr m:val="∑"/>
                <m:limLoc m:val="undOvr"/>
                <m:ctrlPr>
                  <w:rPr>
                    <w:rFonts w:ascii="Cambria Math" w:eastAsia="Times New Roman" w:hAnsi="Cambria Math" w:cstheme="minorHAnsi"/>
                    <w:i/>
                    <w:color w:val="222222"/>
                    <w:sz w:val="24"/>
                    <w:szCs w:val="24"/>
                  </w:rPr>
                </m:ctrlPr>
              </m:naryPr>
              <m:sub>
                <m:r>
                  <w:rPr>
                    <w:rFonts w:ascii="Cambria Math" w:eastAsia="Times New Roman" w:hAnsi="Cambria Math" w:cstheme="minorHAnsi"/>
                    <w:color w:val="222222"/>
                    <w:sz w:val="24"/>
                    <w:szCs w:val="24"/>
                  </w:rPr>
                  <m:t>i=1</m:t>
                </m:r>
              </m:sub>
              <m:sup>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sup>
              <m:e>
                <m:r>
                  <w:rPr>
                    <w:rFonts w:ascii="Cambria Math" w:eastAsia="Times New Roman" w:hAnsi="Cambria Math" w:cstheme="minorHAnsi"/>
                    <w:color w:val="222222"/>
                    <w:sz w:val="24"/>
                    <w:szCs w:val="24"/>
                  </w:rPr>
                  <m:t>I</m:t>
                </m:r>
                <m:d>
                  <m:dPr>
                    <m:ctrlPr>
                      <w:rPr>
                        <w:rFonts w:ascii="Cambria Math" w:eastAsia="Times New Roman" w:hAnsi="Cambria Math" w:cstheme="minorHAnsi"/>
                        <w:i/>
                        <w:color w:val="222222"/>
                        <w:sz w:val="24"/>
                        <w:szCs w:val="24"/>
                      </w:rPr>
                    </m:ctrlPr>
                  </m:d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obs</m:t>
                        </m:r>
                      </m:sub>
                    </m:sSub>
                    <m:r>
                      <w:rPr>
                        <w:rFonts w:ascii="Cambria Math" w:eastAsia="Times New Roman" w:hAnsi="Cambria Math" w:cstheme="minorHAnsi"/>
                        <w:color w:val="222222"/>
                        <w:sz w:val="24"/>
                        <w:szCs w:val="24"/>
                      </w:rPr>
                      <m:t>&gt;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i</m:t>
                        </m:r>
                      </m:sub>
                    </m:sSub>
                  </m:e>
                </m:d>
              </m:e>
            </m:nary>
          </m:num>
          <m:den>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r>
              <w:rPr>
                <w:rFonts w:ascii="Cambria Math" w:eastAsia="Times New Roman" w:hAnsi="Cambria Math" w:cstheme="minorHAnsi"/>
                <w:color w:val="222222"/>
                <w:sz w:val="24"/>
                <w:szCs w:val="24"/>
              </w:rPr>
              <m:t>+1</m:t>
            </m:r>
          </m:den>
        </m:f>
      </m:oMath>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sidRPr="00C37B90">
        <w:rPr>
          <w:rFonts w:eastAsiaTheme="minorEastAsia"/>
          <w:color w:val="222222"/>
          <w:sz w:val="24"/>
          <w:szCs w:val="24"/>
        </w:rPr>
        <w:t>(7)</w:t>
      </w:r>
    </w:p>
    <w:p w14:paraId="3C1F1361" w14:textId="33959ECB" w:rsidR="00A74B54" w:rsidRPr="00C37B90" w:rsidRDefault="00A74B54">
      <w:pPr>
        <w:rPr>
          <w:rFonts w:eastAsiaTheme="minorEastAsia"/>
          <w:color w:val="222222"/>
          <w:sz w:val="24"/>
          <w:szCs w:val="24"/>
        </w:rPr>
      </w:pPr>
      <w:r w:rsidRPr="00C37B90">
        <w:rPr>
          <w:rFonts w:eastAsiaTheme="minorEastAsia"/>
          <w:color w:val="222222"/>
          <w:sz w:val="24"/>
          <w:szCs w:val="24"/>
        </w:rPr>
        <w:t xml:space="preserve">where </w:t>
      </w:r>
      <w:proofErr w:type="spellStart"/>
      <w:r w:rsidRPr="00C37B90">
        <w:rPr>
          <w:rFonts w:eastAsiaTheme="minorEastAsia"/>
          <w:color w:val="222222"/>
          <w:sz w:val="24"/>
          <w:szCs w:val="24"/>
        </w:rPr>
        <w:t>n</w:t>
      </w:r>
      <w:r w:rsidRPr="00C37B90">
        <w:rPr>
          <w:rFonts w:eastAsiaTheme="minorEastAsia"/>
          <w:color w:val="222222"/>
          <w:sz w:val="24"/>
          <w:szCs w:val="24"/>
          <w:vertAlign w:val="subscript"/>
        </w:rPr>
        <w:t>mc</w:t>
      </w:r>
      <w:proofErr w:type="spellEnd"/>
      <w:r w:rsidRPr="00C37B90">
        <w:rPr>
          <w:rFonts w:eastAsiaTheme="minorEastAsia"/>
          <w:color w:val="222222"/>
          <w:sz w:val="24"/>
          <w:szCs w:val="24"/>
        </w:rPr>
        <w:t xml:space="preserve"> is the number of MC replicates in the null distribution (5000), d</w:t>
      </w:r>
      <w:r w:rsidRPr="00C37B90">
        <w:rPr>
          <w:rFonts w:eastAsiaTheme="minorEastAsia"/>
          <w:color w:val="222222"/>
          <w:sz w:val="24"/>
          <w:szCs w:val="24"/>
          <w:vertAlign w:val="subscript"/>
        </w:rPr>
        <w:t>i</w:t>
      </w:r>
      <w:r w:rsidRPr="00C37B90">
        <w:rPr>
          <w:rFonts w:eastAsiaTheme="minorEastAsia"/>
          <w:color w:val="222222"/>
          <w:sz w:val="24"/>
          <w:szCs w:val="24"/>
        </w:rPr>
        <w:t xml:space="preserve"> is the value of the KS statistic fo</w:t>
      </w:r>
      <w:r w:rsidR="00AD06DB">
        <w:rPr>
          <w:rFonts w:eastAsiaTheme="minorEastAsia"/>
          <w:color w:val="222222"/>
          <w:sz w:val="24"/>
          <w:szCs w:val="24"/>
        </w:rPr>
        <w:t>r</w:t>
      </w:r>
      <w:r w:rsidRPr="00C37B90">
        <w:rPr>
          <w:rFonts w:eastAsiaTheme="minorEastAsia"/>
          <w:color w:val="222222"/>
          <w:sz w:val="24"/>
          <w:szCs w:val="24"/>
        </w:rPr>
        <w:t xml:space="preserve"> MC replicate </w:t>
      </w:r>
      <w:proofErr w:type="spellStart"/>
      <w:r w:rsidRPr="00C37B90">
        <w:rPr>
          <w:rFonts w:eastAsiaTheme="minorEastAsia"/>
          <w:color w:val="222222"/>
          <w:sz w:val="24"/>
          <w:szCs w:val="24"/>
        </w:rPr>
        <w:t>i</w:t>
      </w:r>
      <w:proofErr w:type="spellEnd"/>
      <w:r w:rsidRPr="00C37B90">
        <w:rPr>
          <w:rFonts w:eastAsiaTheme="minorEastAsia"/>
          <w:color w:val="222222"/>
          <w:sz w:val="24"/>
          <w:szCs w:val="24"/>
        </w:rPr>
        <w:t>, and d</w:t>
      </w:r>
      <w:r w:rsidRPr="00C37B90">
        <w:rPr>
          <w:rFonts w:eastAsiaTheme="minorEastAsia"/>
          <w:color w:val="222222"/>
          <w:sz w:val="24"/>
          <w:szCs w:val="24"/>
          <w:vertAlign w:val="subscript"/>
        </w:rPr>
        <w:t>obs</w:t>
      </w:r>
      <w:r w:rsidRPr="00C37B90">
        <w:rPr>
          <w:rFonts w:eastAsiaTheme="minorEastAsia"/>
          <w:color w:val="222222"/>
          <w:sz w:val="24"/>
          <w:szCs w:val="24"/>
        </w:rPr>
        <w:t xml:space="preserve"> is the observed value of the KS statistic. I is an indicator function that takes a value of 1 if the observed statistic is greater than the simulated, 0 otherwise. The sum tallies the number of simulated statistics are smaller than the observed statistic. </w:t>
      </w:r>
      <w:r w:rsidR="00AD06DB">
        <w:rPr>
          <w:rFonts w:eastAsiaTheme="minorEastAsia"/>
          <w:color w:val="222222"/>
          <w:sz w:val="24"/>
          <w:szCs w:val="24"/>
        </w:rPr>
        <w:t>W</w:t>
      </w:r>
      <w:r w:rsidRPr="00C37B90">
        <w:rPr>
          <w:rFonts w:eastAsiaTheme="minorEastAsia"/>
          <w:color w:val="222222"/>
          <w:sz w:val="24"/>
          <w:szCs w:val="24"/>
        </w:rPr>
        <w:t>e divide by n</w:t>
      </w:r>
      <w:r w:rsidRPr="00C37B90">
        <w:rPr>
          <w:rFonts w:eastAsiaTheme="minorEastAsia"/>
          <w:color w:val="222222"/>
          <w:sz w:val="24"/>
          <w:szCs w:val="24"/>
          <w:vertAlign w:val="subscript"/>
        </w:rPr>
        <w:t>mc</w:t>
      </w:r>
      <w:r w:rsidRPr="00C37B90">
        <w:rPr>
          <w:rFonts w:eastAsiaTheme="minorEastAsia"/>
          <w:color w:val="222222"/>
          <w:sz w:val="24"/>
          <w:szCs w:val="24"/>
        </w:rPr>
        <w:t>+1 because we have n</w:t>
      </w:r>
      <w:r w:rsidRPr="00C37B90">
        <w:rPr>
          <w:rFonts w:eastAsiaTheme="minorEastAsia"/>
          <w:color w:val="222222"/>
          <w:sz w:val="24"/>
          <w:szCs w:val="24"/>
          <w:vertAlign w:val="subscript"/>
        </w:rPr>
        <w:t>mc</w:t>
      </w:r>
      <w:r w:rsidRPr="00C37B90">
        <w:rPr>
          <w:rFonts w:eastAsiaTheme="minorEastAsia"/>
          <w:color w:val="222222"/>
          <w:sz w:val="24"/>
          <w:szCs w:val="24"/>
        </w:rPr>
        <w:t>+1total statistics (including d</w:t>
      </w:r>
      <w:r w:rsidRPr="00C37B90">
        <w:rPr>
          <w:rFonts w:eastAsiaTheme="minorEastAsia"/>
          <w:color w:val="222222"/>
          <w:sz w:val="24"/>
          <w:szCs w:val="24"/>
          <w:vertAlign w:val="subscript"/>
        </w:rPr>
        <w:t>obs</w:t>
      </w:r>
      <w:r w:rsidRPr="00C37B90">
        <w:rPr>
          <w:rFonts w:eastAsiaTheme="minorEastAsia"/>
          <w:color w:val="222222"/>
          <w:sz w:val="24"/>
          <w:szCs w:val="24"/>
        </w:rPr>
        <w:t>). We can then evaluate, against some α level of significance, which distributions are "fail to reject" (</w:t>
      </w:r>
      <w:ins w:id="117" w:author="Susan Prichard" w:date="2018-11-14T18:48:00Z">
        <w:r w:rsidR="00A562D4">
          <w:rPr>
            <w:rFonts w:eastAsiaTheme="minorEastAsia"/>
            <w:color w:val="222222"/>
            <w:sz w:val="24"/>
            <w:szCs w:val="24"/>
          </w:rPr>
          <w:t>FTR</w:t>
        </w:r>
      </w:ins>
      <w:del w:id="118" w:author="Susan Prichard" w:date="2018-11-14T18:48:00Z">
        <w:r w:rsidRPr="00C37B90" w:rsidDel="00A562D4">
          <w:rPr>
            <w:rFonts w:eastAsiaTheme="minorEastAsia"/>
            <w:color w:val="222222"/>
            <w:sz w:val="24"/>
            <w:szCs w:val="24"/>
          </w:rPr>
          <w:delText>ftr</w:delText>
        </w:r>
      </w:del>
      <w:r w:rsidRPr="00C37B90">
        <w:rPr>
          <w:rFonts w:eastAsiaTheme="minorEastAsia"/>
          <w:color w:val="222222"/>
          <w:sz w:val="24"/>
          <w:szCs w:val="24"/>
        </w:rPr>
        <w:t>).</w:t>
      </w:r>
    </w:p>
    <w:p w14:paraId="59784E72" w14:textId="2F64BB8C" w:rsidR="00A74B54" w:rsidRPr="00C37B90" w:rsidRDefault="00AD06DB" w:rsidP="003F3B0A">
      <w:pPr>
        <w:ind w:firstLine="720"/>
        <w:rPr>
          <w:rFonts w:eastAsiaTheme="minorEastAsia"/>
          <w:color w:val="222222"/>
          <w:sz w:val="24"/>
          <w:szCs w:val="24"/>
        </w:rPr>
      </w:pPr>
      <w:r>
        <w:rPr>
          <w:rFonts w:eastAsiaTheme="minorEastAsia"/>
          <w:color w:val="222222"/>
          <w:sz w:val="24"/>
          <w:szCs w:val="24"/>
        </w:rPr>
        <w:t>F</w:t>
      </w:r>
      <w:r w:rsidRPr="00C37B90">
        <w:rPr>
          <w:rFonts w:eastAsiaTheme="minorEastAsia"/>
          <w:color w:val="222222"/>
          <w:sz w:val="24"/>
          <w:szCs w:val="24"/>
        </w:rPr>
        <w:t>or an application like this,</w:t>
      </w:r>
      <w:r>
        <w:rPr>
          <w:rFonts w:eastAsiaTheme="minorEastAsia"/>
          <w:color w:val="222222"/>
          <w:sz w:val="24"/>
          <w:szCs w:val="24"/>
        </w:rPr>
        <w:t xml:space="preserve"> i</w:t>
      </w:r>
      <w:r w:rsidR="00A74B54" w:rsidRPr="00C37B90">
        <w:rPr>
          <w:rFonts w:eastAsiaTheme="minorEastAsia"/>
          <w:color w:val="222222"/>
          <w:sz w:val="24"/>
          <w:szCs w:val="24"/>
        </w:rPr>
        <w:t xml:space="preserve">nterpretation of the KS test suffers from two issues related to sample size. At low sample sizes the test has </w:t>
      </w:r>
      <w:r>
        <w:rPr>
          <w:rFonts w:eastAsiaTheme="minorEastAsia"/>
          <w:color w:val="222222"/>
          <w:sz w:val="24"/>
          <w:szCs w:val="24"/>
        </w:rPr>
        <w:t xml:space="preserve">insufficient </w:t>
      </w:r>
      <w:r w:rsidR="00A74B54" w:rsidRPr="00C37B90">
        <w:rPr>
          <w:rFonts w:eastAsiaTheme="minorEastAsia"/>
          <w:color w:val="222222"/>
          <w:sz w:val="24"/>
          <w:szCs w:val="24"/>
        </w:rPr>
        <w:t>statistical power to reject the null hypothesis</w:t>
      </w:r>
      <w:r>
        <w:rPr>
          <w:rFonts w:eastAsiaTheme="minorEastAsia"/>
          <w:color w:val="222222"/>
          <w:sz w:val="24"/>
          <w:szCs w:val="24"/>
        </w:rPr>
        <w:t>; in these instances,</w:t>
      </w:r>
      <w:r w:rsidR="00A74B54" w:rsidRPr="00C37B90">
        <w:rPr>
          <w:rFonts w:eastAsiaTheme="minorEastAsia"/>
          <w:color w:val="222222"/>
          <w:sz w:val="24"/>
          <w:szCs w:val="24"/>
        </w:rPr>
        <w:t xml:space="preserve"> result </w:t>
      </w:r>
      <w:del w:id="119" w:author="Maureen C Kennedy" w:date="2018-11-13T07:16:00Z">
        <w:r w:rsidR="00A74B54" w:rsidRPr="00C37B90" w:rsidDel="00170DD2">
          <w:rPr>
            <w:rFonts w:eastAsiaTheme="minorEastAsia"/>
            <w:color w:val="222222"/>
            <w:sz w:val="24"/>
            <w:szCs w:val="24"/>
          </w:rPr>
          <w:delText>(</w:delText>
        </w:r>
      </w:del>
      <w:ins w:id="120" w:author="Susan Prichard" w:date="2018-11-14T18:48:00Z">
        <w:r w:rsidR="00A562D4">
          <w:rPr>
            <w:rFonts w:eastAsiaTheme="minorEastAsia"/>
            <w:color w:val="222222"/>
            <w:sz w:val="24"/>
            <w:szCs w:val="24"/>
          </w:rPr>
          <w:t>FTR</w:t>
        </w:r>
      </w:ins>
      <w:del w:id="121" w:author="Susan Prichard" w:date="2018-11-14T18:48:00Z">
        <w:r w:rsidR="00A74B54" w:rsidRPr="00C37B90" w:rsidDel="00A562D4">
          <w:rPr>
            <w:rFonts w:eastAsiaTheme="minorEastAsia"/>
            <w:color w:val="222222"/>
            <w:sz w:val="24"/>
            <w:szCs w:val="24"/>
          </w:rPr>
          <w:delText>ftr</w:delText>
        </w:r>
      </w:del>
      <w:del w:id="122" w:author="Maureen C Kennedy" w:date="2018-11-13T07:16:00Z">
        <w:r w:rsidR="00A74B54" w:rsidRPr="00C37B90" w:rsidDel="00170DD2">
          <w:rPr>
            <w:rFonts w:eastAsiaTheme="minorEastAsia"/>
            <w:color w:val="222222"/>
            <w:sz w:val="24"/>
            <w:szCs w:val="24"/>
          </w:rPr>
          <w:delText>)</w:delText>
        </w:r>
      </w:del>
      <w:r w:rsidR="00A74B54" w:rsidRPr="00C37B90">
        <w:rPr>
          <w:rFonts w:eastAsiaTheme="minorEastAsia"/>
          <w:color w:val="222222"/>
          <w:sz w:val="24"/>
          <w:szCs w:val="24"/>
        </w:rPr>
        <w:t xml:space="preserve"> does not necessarily provide evidence in favor of the </w:t>
      </w:r>
      <w:r w:rsidR="00A74B54" w:rsidRPr="00C37B90">
        <w:rPr>
          <w:rFonts w:eastAsiaTheme="minorEastAsia"/>
          <w:color w:val="222222"/>
          <w:sz w:val="24"/>
          <w:szCs w:val="24"/>
        </w:rPr>
        <w:lastRenderedPageBreak/>
        <w:t>estimated distribution (the null hypothesis). A large sample size presents the opposite problem</w:t>
      </w:r>
      <w:r>
        <w:rPr>
          <w:rFonts w:eastAsiaTheme="minorEastAsia"/>
          <w:color w:val="222222"/>
          <w:sz w:val="24"/>
          <w:szCs w:val="24"/>
        </w:rPr>
        <w:t xml:space="preserve">:  </w:t>
      </w:r>
      <w:r w:rsidR="00A74B54" w:rsidRPr="00C37B90">
        <w:rPr>
          <w:rFonts w:eastAsiaTheme="minorEastAsia"/>
          <w:color w:val="222222"/>
          <w:sz w:val="24"/>
          <w:szCs w:val="24"/>
        </w:rPr>
        <w:t xml:space="preserve">as sample size increases, the effect size necessary to reject the null hypothesis decreases. At large sample sizes this means that although the observed data are statistically different than the estimated distribution, the difference may not be of practical significance. </w:t>
      </w:r>
      <w:r>
        <w:rPr>
          <w:rFonts w:eastAsiaTheme="minorEastAsia"/>
          <w:color w:val="222222"/>
          <w:sz w:val="24"/>
          <w:szCs w:val="24"/>
        </w:rPr>
        <w:t xml:space="preserve">For these reasons, we use equivalence tests </w:t>
      </w:r>
      <w:r w:rsidR="00A74B54" w:rsidRPr="00C37B90">
        <w:rPr>
          <w:rFonts w:eastAsiaTheme="minorEastAsia"/>
          <w:color w:val="222222"/>
          <w:sz w:val="24"/>
          <w:szCs w:val="24"/>
        </w:rPr>
        <w:t>to aid our interpretation of the goodness of fit between observed data and estimated distributions.</w:t>
      </w:r>
    </w:p>
    <w:p w14:paraId="35865102" w14:textId="7CDE9031" w:rsidR="00A74B54" w:rsidRDefault="00A74B54" w:rsidP="00A74B54">
      <w:pPr>
        <w:rPr>
          <w:rFonts w:eastAsia="Times New Roman" w:cstheme="minorHAnsi"/>
          <w:color w:val="222222"/>
          <w:sz w:val="24"/>
          <w:szCs w:val="24"/>
        </w:rPr>
      </w:pPr>
    </w:p>
    <w:p w14:paraId="2940E12E" w14:textId="4C9A1E23"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Equivalence test</w:t>
      </w:r>
      <w:r w:rsidR="00AD06DB">
        <w:rPr>
          <w:rFonts w:eastAsia="Times New Roman" w:cstheme="minorHAnsi"/>
          <w:color w:val="222222"/>
          <w:sz w:val="24"/>
          <w:szCs w:val="24"/>
        </w:rPr>
        <w:t>s</w:t>
      </w:r>
    </w:p>
    <w:p w14:paraId="05A72365" w14:textId="778EB78A" w:rsidR="00A74B54" w:rsidRPr="00C37B90" w:rsidDel="005A495B" w:rsidRDefault="007E7E65">
      <w:pPr>
        <w:rPr>
          <w:del w:id="123" w:author="Susan Prichard" w:date="2018-11-14T19:05:00Z"/>
          <w:rFonts w:eastAsiaTheme="minorEastAsia"/>
          <w:color w:val="222222"/>
          <w:sz w:val="24"/>
          <w:szCs w:val="24"/>
        </w:rPr>
      </w:pPr>
      <w:r w:rsidRPr="00C37B90">
        <w:fldChar w:fldCharType="begin" w:fldLock="1"/>
      </w:r>
      <w:r>
        <w:rPr>
          <w:rFonts w:eastAsia="Times New Roman" w:cstheme="minorHAnsi"/>
          <w:color w:val="222222"/>
          <w:sz w:val="24"/>
          <w:szCs w:val="24"/>
        </w:rPr>
        <w:instrText>ADDIN CSL_CITATION { "citationItems" : [ { "id" : "ITEM-1", "itemData" : { "DOI" : "10.1016/j.ecolmodel.2004.01.013", "ISSN" : "03043800", "author" : [ { "dropping-particle" : "", "family" : "Robinson", "given" : "Andrew P.", "non-dropping-particle" : "", "parse-names" : false, "suffix" : "" }, { "dropping-particle" : "", "family" : "Froese", "given" : "Robert E.", "non-dropping-particle" : "", "parse-names" : false, "suffix" : "" } ], "container-title" : "Ecological Modelling", "id" : "ITEM-1", "issue" : "3-4", "issued" : { "date-parts" : [ [ "2004", "9" ] ] }, "page" : "349-358", "title" : "Model validation using equivalence tests", "type" : "article-journal", "volume" : "176" }, "uris" : [ "http://www.mendeley.com/documents/?uuid=7d86dec4-0c74-46bc-82a6-4ff26fade18e" ] } ], "mendeley" : { "formattedCitation" : "(Robinson and Froese 2004)", "plainTextFormattedCitation" : "(Robinson and Froese 2004)", "previouslyFormattedCitation" : "(Robinson and Froese 2004)" }, "properties" : { "noteIndex" : 0 }, "schema" : "https://github.com/citation-style-language/schema/raw/master/csl-citation.json" }</w:instrText>
      </w:r>
      <w:r w:rsidRPr="00C37B90">
        <w:rPr>
          <w:rFonts w:eastAsia="Times New Roman" w:cstheme="minorHAnsi"/>
          <w:color w:val="222222"/>
          <w:sz w:val="24"/>
          <w:szCs w:val="24"/>
        </w:rPr>
        <w:fldChar w:fldCharType="separate"/>
      </w:r>
      <w:r w:rsidRPr="00C37B90">
        <w:rPr>
          <w:rFonts w:eastAsiaTheme="minorEastAsia"/>
          <w:noProof/>
          <w:color w:val="222222"/>
          <w:sz w:val="24"/>
          <w:szCs w:val="24"/>
        </w:rPr>
        <w:t xml:space="preserve">Robinson and Froese </w:t>
      </w:r>
      <w:r w:rsidR="00AD06DB">
        <w:rPr>
          <w:rFonts w:eastAsiaTheme="minorEastAsia"/>
          <w:noProof/>
          <w:color w:val="222222"/>
          <w:sz w:val="24"/>
          <w:szCs w:val="24"/>
        </w:rPr>
        <w:t>(</w:t>
      </w:r>
      <w:r w:rsidRPr="00C37B90">
        <w:rPr>
          <w:rFonts w:eastAsiaTheme="minorEastAsia"/>
          <w:noProof/>
          <w:color w:val="222222"/>
          <w:sz w:val="24"/>
          <w:szCs w:val="24"/>
        </w:rPr>
        <w:t>2004)</w:t>
      </w:r>
      <w:r w:rsidRPr="00C37B90">
        <w:fldChar w:fldCharType="end"/>
      </w:r>
      <w:r w:rsidR="00A74B54" w:rsidRPr="00C37B90">
        <w:rPr>
          <w:rFonts w:eastAsiaTheme="minorEastAsia"/>
          <w:color w:val="222222"/>
          <w:sz w:val="24"/>
          <w:szCs w:val="24"/>
        </w:rPr>
        <w:t xml:space="preserve"> recommend an equivalence test to compare empirical data to model predictions using a two-one-sided t-test (TOST). In equivalence testing a maximum allowable error (or error tolerance) is defined, and the null hypothesis is that the observed distribution is outside of the error tolerance relative to </w:t>
      </w:r>
      <w:r w:rsidR="00AD06DB">
        <w:rPr>
          <w:rFonts w:eastAsiaTheme="minorEastAsia"/>
          <w:color w:val="222222"/>
          <w:sz w:val="24"/>
          <w:szCs w:val="24"/>
        </w:rPr>
        <w:t>a</w:t>
      </w:r>
      <w:r w:rsidR="00A74B54" w:rsidRPr="00C37B90">
        <w:rPr>
          <w:rFonts w:eastAsiaTheme="minorEastAsia"/>
          <w:color w:val="222222"/>
          <w:sz w:val="24"/>
          <w:szCs w:val="24"/>
        </w:rPr>
        <w:t xml:space="preserve"> theoretical distribution. If the observed distribution is seen to be within the maximum error (or error tolerance), then the null hypothesis is rejected and the observed data is judged to be "equivalent" to the theoretical distribution (within the error tolerance). Here we use TOST to assess adequate matching between our observed empirical cumulative distribution of fuel type and the theoretical </w:t>
      </w:r>
      <w:ins w:id="124" w:author="Maureen C Kennedy" w:date="2018-11-13T07:17:00Z">
        <w:r w:rsidR="00170DD2">
          <w:rPr>
            <w:rFonts w:eastAsiaTheme="minorEastAsia"/>
            <w:color w:val="222222"/>
            <w:sz w:val="24"/>
            <w:szCs w:val="24"/>
          </w:rPr>
          <w:t>cumulative distribution function (</w:t>
        </w:r>
      </w:ins>
      <w:ins w:id="125" w:author="Susan Prichard" w:date="2018-11-14T18:48:00Z">
        <w:r w:rsidR="00A562D4">
          <w:rPr>
            <w:rFonts w:eastAsiaTheme="minorEastAsia"/>
            <w:color w:val="222222"/>
            <w:sz w:val="24"/>
            <w:szCs w:val="24"/>
          </w:rPr>
          <w:t>CDF</w:t>
        </w:r>
      </w:ins>
      <w:ins w:id="126" w:author="Maureen C Kennedy" w:date="2018-11-13T07:17:00Z">
        <w:r w:rsidR="00170DD2">
          <w:rPr>
            <w:rFonts w:eastAsiaTheme="minorEastAsia"/>
            <w:color w:val="222222"/>
            <w:sz w:val="24"/>
            <w:szCs w:val="24"/>
          </w:rPr>
          <w:t>)</w:t>
        </w:r>
        <w:r w:rsidR="00170DD2" w:rsidRPr="00C37B90">
          <w:rPr>
            <w:rFonts w:eastAsiaTheme="minorEastAsia"/>
            <w:color w:val="222222"/>
            <w:sz w:val="24"/>
            <w:szCs w:val="24"/>
          </w:rPr>
          <w:t xml:space="preserve"> </w:t>
        </w:r>
      </w:ins>
      <w:r w:rsidR="00A74B54" w:rsidRPr="00C37B90">
        <w:rPr>
          <w:rFonts w:eastAsiaTheme="minorEastAsia"/>
          <w:color w:val="222222"/>
          <w:sz w:val="24"/>
          <w:szCs w:val="24"/>
        </w:rPr>
        <w:t>associated with each candidate distribution. Let x</w:t>
      </w:r>
      <w:r w:rsidR="00A74B54" w:rsidRPr="00C37B90">
        <w:rPr>
          <w:rFonts w:eastAsiaTheme="minorEastAsia"/>
          <w:color w:val="222222"/>
          <w:sz w:val="24"/>
          <w:szCs w:val="24"/>
          <w:vertAlign w:val="subscript"/>
        </w:rPr>
        <w:t>(</w:t>
      </w:r>
      <w:proofErr w:type="spellStart"/>
      <w:r w:rsidR="00A74B54" w:rsidRPr="00C37B90">
        <w:rPr>
          <w:rFonts w:eastAsiaTheme="minorEastAsia"/>
          <w:color w:val="222222"/>
          <w:sz w:val="24"/>
          <w:szCs w:val="24"/>
          <w:vertAlign w:val="subscript"/>
        </w:rPr>
        <w:t>i</w:t>
      </w:r>
      <w:proofErr w:type="spellEnd"/>
      <w:r w:rsidR="00A74B54" w:rsidRPr="00C37B90">
        <w:rPr>
          <w:rFonts w:eastAsiaTheme="minorEastAsia"/>
          <w:color w:val="222222"/>
          <w:sz w:val="24"/>
          <w:szCs w:val="24"/>
          <w:vertAlign w:val="subscript"/>
        </w:rPr>
        <w:t>)</w:t>
      </w:r>
      <w:r w:rsidR="00A74B54" w:rsidRPr="00C37B90">
        <w:rPr>
          <w:rFonts w:eastAsiaTheme="minorEastAsia"/>
          <w:color w:val="222222"/>
          <w:sz w:val="24"/>
          <w:szCs w:val="24"/>
        </w:rPr>
        <w:t xml:space="preserve"> be the </w:t>
      </w:r>
      <w:proofErr w:type="spellStart"/>
      <w:r w:rsidR="00A74B54" w:rsidRPr="00C37B90">
        <w:rPr>
          <w:rFonts w:eastAsiaTheme="minorEastAsia"/>
          <w:color w:val="222222"/>
          <w:sz w:val="24"/>
          <w:szCs w:val="24"/>
        </w:rPr>
        <w:t>i</w:t>
      </w:r>
      <w:r w:rsidR="00A74B54" w:rsidRPr="00C37B90">
        <w:rPr>
          <w:rFonts w:eastAsiaTheme="minorEastAsia"/>
          <w:color w:val="222222"/>
          <w:sz w:val="24"/>
          <w:szCs w:val="24"/>
          <w:vertAlign w:val="superscript"/>
        </w:rPr>
        <w:t>th</w:t>
      </w:r>
      <w:proofErr w:type="spellEnd"/>
      <w:r w:rsidR="00A74B54" w:rsidRPr="00C37B90">
        <w:rPr>
          <w:rFonts w:eastAsiaTheme="minorEastAsia"/>
          <w:color w:val="222222"/>
          <w:sz w:val="24"/>
          <w:szCs w:val="24"/>
        </w:rPr>
        <w:t xml:space="preserve"> quantile of the empirical data distribution, and </w:t>
      </w:r>
      <m:oMath>
        <m:sSub>
          <m:sSubPr>
            <m:ctrlPr>
              <w:rPr>
                <w:rFonts w:ascii="Cambria Math" w:eastAsia="Times New Roman" w:hAnsi="Cambria Math" w:cstheme="minorHAnsi"/>
                <w:i/>
                <w:color w:val="222222"/>
                <w:sz w:val="24"/>
                <w:szCs w:val="24"/>
              </w:rPr>
            </m:ctrlPr>
          </m:sSubPr>
          <m:e>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w:r w:rsidR="00A74B54" w:rsidRPr="00C37B90">
        <w:rPr>
          <w:rFonts w:eastAsiaTheme="minorEastAsia"/>
          <w:color w:val="222222"/>
          <w:sz w:val="24"/>
          <w:szCs w:val="24"/>
        </w:rPr>
        <w:t xml:space="preserve"> be the </w:t>
      </w:r>
      <w:proofErr w:type="spellStart"/>
      <w:r w:rsidR="00A74B54" w:rsidRPr="00C37B90">
        <w:rPr>
          <w:rFonts w:eastAsiaTheme="minorEastAsia"/>
          <w:color w:val="222222"/>
          <w:sz w:val="24"/>
          <w:szCs w:val="24"/>
        </w:rPr>
        <w:t>i</w:t>
      </w:r>
      <w:r w:rsidR="00A74B54" w:rsidRPr="00C37B90">
        <w:rPr>
          <w:rFonts w:eastAsiaTheme="minorEastAsia"/>
          <w:color w:val="222222"/>
          <w:sz w:val="24"/>
          <w:szCs w:val="24"/>
          <w:vertAlign w:val="superscript"/>
        </w:rPr>
        <w:t>th</w:t>
      </w:r>
      <w:proofErr w:type="spellEnd"/>
      <w:r w:rsidR="00A74B54" w:rsidRPr="00C37B90">
        <w:rPr>
          <w:rFonts w:eastAsiaTheme="minorEastAsia"/>
          <w:color w:val="222222"/>
          <w:sz w:val="24"/>
          <w:szCs w:val="24"/>
        </w:rPr>
        <w:t xml:space="preserve"> quantile of the theoretical distribution. Then the difference between the observed and theoretical cumulative distributions (</w:t>
      </w:r>
      <w:proofErr w:type="spellStart"/>
      <w:r w:rsidR="00A74B54" w:rsidRPr="00C37B90">
        <w:rPr>
          <w:rFonts w:eastAsiaTheme="minorEastAsia"/>
          <w:color w:val="222222"/>
          <w:sz w:val="24"/>
          <w:szCs w:val="24"/>
        </w:rPr>
        <w:t>x</w:t>
      </w:r>
      <w:r w:rsidR="00A74B54" w:rsidRPr="00C37B90">
        <w:rPr>
          <w:rFonts w:eastAsiaTheme="minorEastAsia"/>
          <w:color w:val="222222"/>
          <w:sz w:val="24"/>
          <w:szCs w:val="24"/>
          <w:vertAlign w:val="subscript"/>
        </w:rPr>
        <w:t>di</w:t>
      </w:r>
      <w:proofErr w:type="spellEnd"/>
      <w:r w:rsidR="00A74B54" w:rsidRPr="00C37B90">
        <w:rPr>
          <w:rFonts w:eastAsiaTheme="minorEastAsia"/>
          <w:color w:val="222222"/>
          <w:sz w:val="24"/>
          <w:szCs w:val="24"/>
        </w:rPr>
        <w:t>) is:</w:t>
      </w:r>
    </w:p>
    <w:p w14:paraId="780585E5" w14:textId="77777777" w:rsidR="00A74B54" w:rsidRPr="00A74B54" w:rsidRDefault="00A74B54" w:rsidP="00A74B54">
      <w:pPr>
        <w:rPr>
          <w:rFonts w:eastAsia="Times New Roman" w:cstheme="minorHAnsi"/>
          <w:color w:val="222222"/>
          <w:sz w:val="24"/>
          <w:szCs w:val="24"/>
        </w:rPr>
      </w:pPr>
    </w:p>
    <w:p w14:paraId="06EEA8D7" w14:textId="296A3D53" w:rsidR="00A74B54" w:rsidRPr="00A74B54" w:rsidRDefault="00142732" w:rsidP="00A74B54">
      <w:pPr>
        <w:ind w:firstLine="720"/>
        <w:rPr>
          <w:rFonts w:eastAsia="Times New Roman" w:cstheme="minorHAnsi"/>
          <w:color w:val="222222"/>
          <w:sz w:val="24"/>
          <w:szCs w:val="24"/>
        </w:rPr>
      </w:pPr>
      <m:oMathPara>
        <m:oMath>
          <m:sSub>
            <m:sSubPr>
              <m:ctrlPr>
                <w:rPr>
                  <w:rFonts w:ascii="Cambria Math" w:eastAsia="Times New Roman" w:hAnsi="Cambria Math" w:cstheme="minorHAnsi"/>
                  <w:i/>
                  <w:color w:val="222222"/>
                  <w:sz w:val="24"/>
                  <w:szCs w:val="24"/>
                </w:rPr>
              </m:ctrlPr>
            </m:sSub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di</m:t>
                  </m:r>
                </m:sub>
              </m:sSub>
              <m:r>
                <w:rPr>
                  <w:rFonts w:ascii="Cambria Math" w:eastAsia="Times New Roman" w:hAnsi="Cambria Math" w:cstheme="minorHAnsi"/>
                  <w:color w:val="222222"/>
                  <w:sz w:val="24"/>
                  <w:szCs w:val="24"/>
                </w:rPr>
                <m: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(i)</m:t>
                  </m:r>
                </m:sub>
              </m:sSub>
              <m:r>
                <w:rPr>
                  <w:rFonts w:ascii="Cambria Math" w:eastAsia="Times New Roman" w:hAnsi="Cambria Math" w:cstheme="minorHAnsi"/>
                  <w:color w:val="222222"/>
                  <w:sz w:val="24"/>
                  <w:szCs w:val="24"/>
                </w:rPr>
                <m:t>-</m:t>
              </m:r>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m:oMathPara>
    </w:p>
    <w:p w14:paraId="0CD00352" w14:textId="77777777" w:rsidR="00A74B54" w:rsidRPr="00A74B54" w:rsidRDefault="00A74B54" w:rsidP="00A74B54">
      <w:pPr>
        <w:rPr>
          <w:rFonts w:eastAsia="Times New Roman" w:cstheme="minorHAnsi"/>
          <w:color w:val="222222"/>
          <w:sz w:val="24"/>
          <w:szCs w:val="24"/>
        </w:rPr>
      </w:pPr>
    </w:p>
    <w:p w14:paraId="231C11A5" w14:textId="5FA64E9F" w:rsidR="00A74B54" w:rsidRPr="00C37B90" w:rsidRDefault="00A74B54">
      <w:pPr>
        <w:rPr>
          <w:rFonts w:eastAsiaTheme="minorEastAsia"/>
          <w:color w:val="222222"/>
          <w:sz w:val="24"/>
          <w:szCs w:val="24"/>
        </w:rPr>
      </w:pPr>
      <w:r w:rsidRPr="00C37B90">
        <w:rPr>
          <w:rFonts w:eastAsiaTheme="minorEastAsia"/>
          <w:color w:val="222222"/>
          <w:sz w:val="24"/>
          <w:szCs w:val="24"/>
        </w:rPr>
        <w:t xml:space="preserve">We then calculate </w:t>
      </w:r>
      <m:oMath>
        <m:sSub>
          <m:sSubPr>
            <m:ctrlPr>
              <w:rPr>
                <w:rFonts w:ascii="Cambria Math" w:eastAsia="Times New Roman" w:hAnsi="Cambria Math" w:cstheme="minorHAnsi"/>
                <w:i/>
                <w:color w:val="222222"/>
                <w:sz w:val="24"/>
                <w:szCs w:val="24"/>
              </w:rPr>
            </m:ctrlPr>
          </m:sSubPr>
          <m:e>
            <m:acc>
              <m:accPr>
                <m:chr m:val="̅"/>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d</m:t>
            </m:r>
          </m:sub>
        </m:sSub>
      </m:oMath>
      <w:r w:rsidRPr="00C37B90">
        <w:rPr>
          <w:rFonts w:eastAsiaTheme="minorEastAsia"/>
          <w:color w:val="222222"/>
          <w:sz w:val="24"/>
          <w:szCs w:val="24"/>
        </w:rPr>
        <w:t xml:space="preserve"> as the mean distance between observed and theoretical cumulative distributions and use TOST to determine statistically if the observed and theoretical distributions differ by more than a specified error tolerance</w:t>
      </w:r>
      <w:r w:rsidR="009C402B" w:rsidRPr="00C37B90">
        <w:rPr>
          <w:rFonts w:eastAsiaTheme="minorEastAsia"/>
          <w:color w:val="222222"/>
          <w:sz w:val="24"/>
          <w:szCs w:val="24"/>
        </w:rPr>
        <w:t xml:space="preserve"> ε</w:t>
      </w:r>
      <w:r w:rsidRPr="00C37B90">
        <w:rPr>
          <w:rFonts w:eastAsiaTheme="minorEastAsia"/>
          <w:color w:val="222222"/>
          <w:sz w:val="24"/>
          <w:szCs w:val="24"/>
        </w:rPr>
        <w:t xml:space="preserve">. This requires an error tolerance to be specified, which for our application would be a relatively arbitrarily defined threshold. </w:t>
      </w:r>
    </w:p>
    <w:p w14:paraId="00F23018" w14:textId="0072ACE6" w:rsidR="00A74B54" w:rsidRPr="00C37B90" w:rsidRDefault="00AD06DB">
      <w:pPr>
        <w:rPr>
          <w:rFonts w:eastAsiaTheme="minorEastAsia"/>
          <w:color w:val="222222"/>
          <w:sz w:val="24"/>
          <w:szCs w:val="24"/>
        </w:rPr>
      </w:pPr>
      <w:r>
        <w:tab/>
      </w:r>
      <w:r w:rsidR="007E7E65" w:rsidRPr="00C37B90">
        <w:fldChar w:fldCharType="begin" w:fldLock="1"/>
      </w:r>
      <w:r w:rsidR="0056286F">
        <w:rPr>
          <w:rFonts w:eastAsia="Times New Roman" w:cstheme="minorHAnsi"/>
          <w:color w:val="222222"/>
          <w:sz w:val="24"/>
          <w:szCs w:val="24"/>
        </w:rPr>
        <w:instrText>ADDIN CSL_CITATION { "citationItems" : [ { "id" : "ITEM-1", "itemData" : { "DOI" : "DOI 10.1139/cjfr-2013-0499", "ISBN" : "0045-5067", "ISSN" : "0045-5067", "abstract" : "Reliable predictions of fuel consumption are critical in the eastern United States (US), where prescribed burning is frequently applied to forests and air quality is of increasing concern. CONSUME and the First Order Fire Effects Model (FOFEM), predictive models developed to estimate fuel consumption and emissions from wildland fires, have not been systematically evaluated for application in the eastern US using the same validation data set. In this study, we compiled a fuel consumption data set from 54 operational prescribed fires (43 pine and 11 mixed hardwood sites) to assess each model's uncertainties and application limits. Regions of indifference between measured and predicted values by fuel category and forest type represent the potential error that modelers could incur in estimating fuel consumption by category. Overall, FOFEM predictions have narrower regions of indifference than CONSUME and suggest better correspondence between measured and predicted consumption. However, both models offer reliable predictions of live fuel (shrubs and herbaceous vegetation) and 1 h fine fuels. Results suggest that CONSUME and FOFEM can be improved in their predictive capability for woody fuel, litter, and duff consumption for eastern US forests. Because of their high biomass and potential smoke management problems, refining estimates of litter and duff consumption is of particular importance.", "author" : [ { "dropping-particle" : "", "family" : "Prichard", "given" : "S J", "non-dropping-particle" : "", "parse-names" : false, "suffix" : "" }, { "dropping-particle" : "", "family" : "Karau", "given" : "E C", "non-dropping-particle" : "", "parse-names" : false, "suffix" : "" }, { "dropping-particle" : "", "family" : "Ottmar", "given" : "R D", "non-dropping-particle" : "", "parse-names" : false, "suffix" : "" }, { "dropping-particle" : "", "family" : "Kennedy", "given" : "M C", "non-dropping-particle" : "", "parse-names" : false, "suffix" : "" }, { "dropping-particle" : "", "family" : "Cronan", "given" : "J B", "non-dropping-particle" : "", "parse-names" : false, "suffix" : "" }, { "dropping-particle" : "", "family" : "Wright", "given" : "C S", "non-dropping-particle" : "", "parse-names" : false, "suffix" : "" }, { "dropping-particle" : "", "family" : "Keane", "given" : "R E", "non-dropping-particle" : "", "parse-names" : false, "suffix" : "" } ], "container-title" : "Canadian Journal of Forest Research-Revue Canadienne De Recherche Forestiere", "id" : "ITEM-1", "issue" : "April", "issued" : { "date-parts" : [ [ "2014" ] ] }, "page" : "784-795", "title" : "Evaluation of the CONSUME and FOFEM fuel consumption models in pine and mixed hardwood forests of the eastern United States", "type" : "article-journal", "volume" : "44" }, "uris" : [ "http://www.mendeley.com/documents/?uuid=1c75d7a4-6da1-4589-b0d7-608957e50f7c" ] } ], "mendeley" : { "formattedCitation" : "(Prichard et al. 2014)", "plainTextFormattedCitation" : "(Prichard et al. 2014)", "previouslyFormattedCitation" : "(Prichard et al. 2014)"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 xml:space="preserve">Prichard et al. </w:t>
      </w:r>
      <w:r>
        <w:rPr>
          <w:rFonts w:eastAsiaTheme="minorEastAsia"/>
          <w:noProof/>
          <w:color w:val="222222"/>
          <w:sz w:val="24"/>
          <w:szCs w:val="24"/>
        </w:rPr>
        <w:t>(</w:t>
      </w:r>
      <w:r w:rsidR="007E7E65" w:rsidRPr="00C37B90">
        <w:rPr>
          <w:rFonts w:eastAsiaTheme="minorEastAsia"/>
          <w:noProof/>
          <w:color w:val="222222"/>
          <w:sz w:val="24"/>
          <w:szCs w:val="24"/>
        </w:rPr>
        <w:t>2014)</w:t>
      </w:r>
      <w:r w:rsidR="007E7E65" w:rsidRPr="00C37B90">
        <w:fldChar w:fldCharType="end"/>
      </w:r>
      <w:r w:rsidR="00A74B54" w:rsidRPr="00C37B90">
        <w:rPr>
          <w:rFonts w:eastAsiaTheme="minorEastAsia"/>
          <w:color w:val="222222"/>
          <w:sz w:val="24"/>
          <w:szCs w:val="24"/>
        </w:rPr>
        <w:t xml:space="preserve"> use a similar equivalence procedure to evaluate the uncertainty of the fits of observed fuel consumption relative to those predicted by empirical consumption equations. For their analysis, rather than choosing a single arbitrary error threshold, they repeated the equivalence test with increasing</w:t>
      </w:r>
      <w:r w:rsidR="009C402B" w:rsidRPr="00C37B90">
        <w:rPr>
          <w:rFonts w:eastAsiaTheme="minorEastAsia"/>
          <w:color w:val="222222"/>
          <w:sz w:val="24"/>
          <w:szCs w:val="24"/>
        </w:rPr>
        <w:t xml:space="preserve"> ε</w:t>
      </w:r>
      <w:r w:rsidR="00A74B54" w:rsidRPr="00C37B90">
        <w:rPr>
          <w:rFonts w:eastAsiaTheme="minorEastAsia"/>
          <w:color w:val="222222"/>
          <w:sz w:val="24"/>
          <w:szCs w:val="24"/>
        </w:rPr>
        <w:t xml:space="preserve"> until the first</w:t>
      </w:r>
      <w:r w:rsidR="009C402B" w:rsidRPr="00C37B90">
        <w:rPr>
          <w:rFonts w:eastAsiaTheme="minorEastAsia"/>
          <w:color w:val="222222"/>
          <w:sz w:val="24"/>
          <w:szCs w:val="24"/>
        </w:rPr>
        <w:t xml:space="preserve"> epsilon</w:t>
      </w:r>
      <w:r w:rsidR="00A74B54" w:rsidRPr="00C37B90">
        <w:rPr>
          <w:rFonts w:eastAsiaTheme="minorEastAsia"/>
          <w:color w:val="222222"/>
          <w:sz w:val="24"/>
          <w:szCs w:val="24"/>
        </w:rPr>
        <w:t xml:space="preserve"> at which the equivalence test null hypothesis was rejected. This then defined the bound of uncertainty for that fuel type. We adapt their approach here, repeating the equivalence test for increasing error thresholds between observed and theoretical distributions for distributions estimated both with zeroes (and an offset), and distributions estimated for only values &gt; 0. We then compare the minimum </w:t>
      </w:r>
      <w:r w:rsidR="009C402B" w:rsidRPr="00C37B90">
        <w:rPr>
          <w:rFonts w:eastAsiaTheme="minorEastAsia"/>
          <w:color w:val="222222"/>
          <w:sz w:val="24"/>
          <w:szCs w:val="24"/>
        </w:rPr>
        <w:t xml:space="preserve">ε </w:t>
      </w:r>
      <w:r w:rsidR="00A74B54" w:rsidRPr="00C37B90">
        <w:rPr>
          <w:rFonts w:eastAsiaTheme="minorEastAsia"/>
          <w:color w:val="222222"/>
          <w:sz w:val="24"/>
          <w:szCs w:val="24"/>
        </w:rPr>
        <w:t>that rejects the null hypothesis to assess the uncertainty in the distribution estimates.</w:t>
      </w:r>
    </w:p>
    <w:p w14:paraId="68E47C6D" w14:textId="26E6A66A" w:rsidR="00924307" w:rsidRPr="00C37B90" w:rsidRDefault="00A74B54" w:rsidP="003F3B0A">
      <w:pPr>
        <w:ind w:firstLine="720"/>
        <w:rPr>
          <w:rFonts w:eastAsiaTheme="minorEastAsia"/>
          <w:color w:val="222222"/>
          <w:sz w:val="24"/>
          <w:szCs w:val="24"/>
        </w:rPr>
      </w:pPr>
      <w:r w:rsidRPr="00C37B90">
        <w:rPr>
          <w:rFonts w:eastAsiaTheme="minorEastAsia"/>
          <w:color w:val="222222"/>
          <w:sz w:val="24"/>
          <w:szCs w:val="24"/>
        </w:rPr>
        <w:t>For assessing distribution estimates,</w:t>
      </w:r>
      <w:r w:rsidR="009C402B" w:rsidRPr="00C37B90">
        <w:rPr>
          <w:rFonts w:eastAsiaTheme="minorEastAsia"/>
          <w:color w:val="222222"/>
          <w:sz w:val="24"/>
          <w:szCs w:val="24"/>
        </w:rPr>
        <w:t xml:space="preserve"> the best fits would be fuel types with a KS p-value &gt; α, and a small ε value for the equivalence procedure outlined above. </w:t>
      </w:r>
      <w:r w:rsidR="00924307" w:rsidRPr="00C37B90">
        <w:rPr>
          <w:rFonts w:eastAsiaTheme="minorEastAsia"/>
          <w:color w:val="222222"/>
          <w:sz w:val="24"/>
          <w:szCs w:val="24"/>
        </w:rPr>
        <w:t>We assigned broad goodness of fit classifications based on these two goodness of fit metrics</w:t>
      </w:r>
      <w:r w:rsidR="00D91BD2">
        <w:rPr>
          <w:rFonts w:eastAsiaTheme="minorEastAsia"/>
          <w:color w:val="222222"/>
          <w:sz w:val="24"/>
          <w:szCs w:val="24"/>
        </w:rPr>
        <w:t xml:space="preserve"> (Table 3)</w:t>
      </w:r>
      <w:r w:rsidR="005C3798">
        <w:rPr>
          <w:rFonts w:eastAsiaTheme="minorEastAsia"/>
          <w:color w:val="222222"/>
          <w:sz w:val="24"/>
          <w:szCs w:val="24"/>
        </w:rPr>
        <w:t xml:space="preserve"> in combination with the sample size</w:t>
      </w:r>
      <w:r w:rsidR="00924307" w:rsidRPr="00C37B90">
        <w:rPr>
          <w:rFonts w:eastAsiaTheme="minorEastAsia"/>
          <w:color w:val="222222"/>
          <w:sz w:val="24"/>
          <w:szCs w:val="24"/>
        </w:rPr>
        <w:t xml:space="preserve">. A fit was considered excellent if it was based on </w:t>
      </w:r>
      <w:r w:rsidR="005128F7" w:rsidRPr="00C37B90">
        <w:rPr>
          <w:rFonts w:eastAsiaTheme="minorEastAsia"/>
          <w:color w:val="222222"/>
          <w:sz w:val="24"/>
          <w:szCs w:val="24"/>
        </w:rPr>
        <w:t xml:space="preserve">≥ </w:t>
      </w:r>
      <w:r w:rsidR="00924307" w:rsidRPr="00C37B90">
        <w:rPr>
          <w:rFonts w:eastAsiaTheme="minorEastAsia"/>
          <w:color w:val="222222"/>
          <w:sz w:val="24"/>
          <w:szCs w:val="24"/>
        </w:rPr>
        <w:t xml:space="preserve">100 entries, associated with a non-significant KS MC p-value, and had an ε value ≤ 0.05. A fit was considered good if it was based on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had a non-significant KS p-value, and 0.05 &lt; ε ≤ 0.15; alternatively, a fit was considered good if it has &gt; 30 entries, and a significant KS MC p-value associated with an ε ≤ 0.05. A fit was considered poor if it has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associated </w:t>
      </w:r>
      <w:r w:rsidR="00924307" w:rsidRPr="00C37B90">
        <w:rPr>
          <w:rFonts w:eastAsiaTheme="minorEastAsia"/>
          <w:color w:val="222222"/>
          <w:sz w:val="24"/>
          <w:szCs w:val="24"/>
        </w:rPr>
        <w:lastRenderedPageBreak/>
        <w:t xml:space="preserve">with a significant KS p-value and a large (&gt; 0.15) ε value. </w:t>
      </w:r>
      <w:r w:rsidR="005128F7" w:rsidRPr="00C37B90">
        <w:rPr>
          <w:rFonts w:eastAsiaTheme="minorEastAsia"/>
          <w:color w:val="222222"/>
          <w:sz w:val="24"/>
          <w:szCs w:val="24"/>
        </w:rPr>
        <w:t>The distribution was not estimated for any fuel type X EVT group combination with &lt; 30 entries, and assigned an NA here.</w:t>
      </w:r>
    </w:p>
    <w:p w14:paraId="72C77150" w14:textId="77777777" w:rsidR="00D91BD2" w:rsidRDefault="00D91BD2" w:rsidP="00A74B54">
      <w:pPr>
        <w:rPr>
          <w:rFonts w:eastAsia="Times New Roman" w:cstheme="minorHAnsi"/>
          <w:color w:val="222222"/>
          <w:sz w:val="24"/>
          <w:szCs w:val="24"/>
        </w:rPr>
      </w:pPr>
    </w:p>
    <w:p w14:paraId="2DA3923F" w14:textId="4A5FB471" w:rsidR="00702B48" w:rsidRDefault="00D91BD2" w:rsidP="00A74B54">
      <w:pPr>
        <w:rPr>
          <w:rFonts w:eastAsia="Times New Roman" w:cstheme="minorHAnsi"/>
          <w:color w:val="222222"/>
          <w:sz w:val="24"/>
          <w:szCs w:val="24"/>
        </w:rPr>
      </w:pPr>
      <w:r w:rsidRPr="00970F1C">
        <w:rPr>
          <w:rFonts w:eastAsia="Times New Roman" w:cstheme="minorHAnsi"/>
          <w:b/>
          <w:color w:val="222222"/>
          <w:sz w:val="24"/>
          <w:szCs w:val="24"/>
        </w:rPr>
        <w:t>Table 3</w:t>
      </w:r>
      <w:r>
        <w:rPr>
          <w:rFonts w:eastAsia="Times New Roman" w:cstheme="minorHAnsi"/>
          <w:color w:val="222222"/>
          <w:sz w:val="24"/>
          <w:szCs w:val="24"/>
        </w:rPr>
        <w:t>:</w:t>
      </w:r>
      <w:r w:rsidR="00702B48">
        <w:rPr>
          <w:rFonts w:eastAsia="Times New Roman" w:cstheme="minorHAnsi"/>
          <w:color w:val="222222"/>
          <w:sz w:val="24"/>
          <w:szCs w:val="24"/>
        </w:rPr>
        <w:t xml:space="preserve"> Criteria to rate quality of distribution fits. Ratings are excellent, good, or poor. Criteria are based on the number of entries in the database</w:t>
      </w:r>
      <w:r w:rsidR="005C3798">
        <w:rPr>
          <w:rFonts w:eastAsia="Times New Roman" w:cstheme="minorHAnsi"/>
          <w:color w:val="222222"/>
          <w:sz w:val="24"/>
          <w:szCs w:val="24"/>
        </w:rPr>
        <w:t xml:space="preserve"> (higher n is evidence for a quality fit)</w:t>
      </w:r>
      <w:r w:rsidR="00702B48">
        <w:rPr>
          <w:rFonts w:eastAsia="Times New Roman" w:cstheme="minorHAnsi"/>
          <w:color w:val="222222"/>
          <w:sz w:val="24"/>
          <w:szCs w:val="24"/>
        </w:rPr>
        <w:t>, the Kolmogorov-Smirnov Monte Carlo p-value</w:t>
      </w:r>
      <w:r w:rsidR="005C3798">
        <w:rPr>
          <w:rFonts w:eastAsia="Times New Roman" w:cstheme="minorHAnsi"/>
          <w:color w:val="222222"/>
          <w:sz w:val="24"/>
          <w:szCs w:val="24"/>
        </w:rPr>
        <w:t xml:space="preserve"> (p&gt;0.05 is evidence for a quality fit</w:t>
      </w:r>
      <w:r w:rsidR="007A2B2A">
        <w:rPr>
          <w:rFonts w:eastAsia="Times New Roman" w:cstheme="minorHAnsi"/>
          <w:color w:val="222222"/>
          <w:sz w:val="24"/>
          <w:szCs w:val="24"/>
        </w:rPr>
        <w:t>)</w:t>
      </w:r>
      <w:r w:rsidR="00702B48">
        <w:rPr>
          <w:rFonts w:eastAsia="Times New Roman" w:cstheme="minorHAnsi"/>
          <w:color w:val="222222"/>
          <w:sz w:val="24"/>
          <w:szCs w:val="24"/>
        </w:rPr>
        <w:t xml:space="preserve">, and error threshold for equivalence test </w:t>
      </w:r>
      <w:r w:rsidR="007A2B2A">
        <w:rPr>
          <w:rFonts w:eastAsia="Times New Roman" w:cstheme="minorHAnsi"/>
          <w:color w:val="222222"/>
          <w:sz w:val="24"/>
          <w:szCs w:val="24"/>
        </w:rPr>
        <w:t>(ε at which the equivalence test null hypothesis is first rejected</w:t>
      </w:r>
      <w:r w:rsidR="005C3798">
        <w:rPr>
          <w:rFonts w:eastAsia="Times New Roman" w:cstheme="minorHAnsi"/>
          <w:color w:val="222222"/>
          <w:sz w:val="24"/>
          <w:szCs w:val="24"/>
        </w:rPr>
        <w:t>; a lower ε is evidence for a quality fit</w:t>
      </w:r>
      <w:r w:rsidR="007A2B2A">
        <w:rPr>
          <w:rFonts w:eastAsia="Times New Roman" w:cstheme="minorHAnsi"/>
          <w:color w:val="222222"/>
          <w:sz w:val="24"/>
          <w:szCs w:val="24"/>
        </w:rPr>
        <w:t xml:space="preserve">). Note that there are two criteria combinations to achieve a </w:t>
      </w:r>
      <w:r w:rsidR="005C3798">
        <w:rPr>
          <w:rFonts w:eastAsia="Times New Roman" w:cstheme="minorHAnsi"/>
          <w:color w:val="222222"/>
          <w:sz w:val="24"/>
          <w:szCs w:val="24"/>
        </w:rPr>
        <w:t>“G</w:t>
      </w:r>
      <w:r w:rsidR="007A2B2A">
        <w:rPr>
          <w:rFonts w:eastAsia="Times New Roman" w:cstheme="minorHAnsi"/>
          <w:color w:val="222222"/>
          <w:sz w:val="24"/>
          <w:szCs w:val="24"/>
        </w:rPr>
        <w:t>ood</w:t>
      </w:r>
      <w:r w:rsidR="005C3798">
        <w:rPr>
          <w:rFonts w:eastAsia="Times New Roman" w:cstheme="minorHAnsi"/>
          <w:color w:val="222222"/>
          <w:sz w:val="24"/>
          <w:szCs w:val="24"/>
        </w:rPr>
        <w:t>”</w:t>
      </w:r>
      <w:r w:rsidR="007A2B2A">
        <w:rPr>
          <w:rFonts w:eastAsia="Times New Roman" w:cstheme="minorHAnsi"/>
          <w:color w:val="222222"/>
          <w:sz w:val="24"/>
          <w:szCs w:val="24"/>
        </w:rPr>
        <w:t xml:space="preserve"> rating depending on the criterion by which an Excellent fit is not obtained (e.g., either the KS p-value is too small, or the ε value is too large). A poor fit is obtained when both the criteria for an Excellent fit are not met. </w:t>
      </w:r>
      <w:r w:rsidR="005B6DA8">
        <w:rPr>
          <w:rFonts w:eastAsia="Times New Roman" w:cstheme="minorHAnsi"/>
          <w:color w:val="222222"/>
          <w:sz w:val="24"/>
          <w:szCs w:val="24"/>
        </w:rPr>
        <w:t>A</w:t>
      </w:r>
      <w:r w:rsidR="007A2B2A">
        <w:rPr>
          <w:rFonts w:eastAsia="Times New Roman" w:cstheme="minorHAnsi"/>
          <w:color w:val="222222"/>
          <w:sz w:val="24"/>
          <w:szCs w:val="24"/>
        </w:rPr>
        <w:t>n Excellent fit also requires n</w:t>
      </w:r>
      <w:r w:rsidR="005B6DA8">
        <w:rPr>
          <w:rFonts w:eastAsia="Times New Roman" w:cstheme="minorHAnsi"/>
          <w:color w:val="222222"/>
          <w:sz w:val="24"/>
          <w:szCs w:val="24"/>
        </w:rPr>
        <w:t>≥</w:t>
      </w:r>
      <w:r w:rsidR="007A2B2A">
        <w:rPr>
          <w:rFonts w:eastAsia="Times New Roman" w:cstheme="minorHAnsi"/>
          <w:color w:val="222222"/>
          <w:sz w:val="24"/>
          <w:szCs w:val="24"/>
        </w:rPr>
        <w:t xml:space="preserve">100.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95"/>
        <w:gridCol w:w="1095"/>
        <w:gridCol w:w="1274"/>
        <w:gridCol w:w="1095"/>
      </w:tblGrid>
      <w:tr w:rsidR="004034D8" w14:paraId="31011BE1" w14:textId="77777777" w:rsidTr="004034D8">
        <w:tc>
          <w:tcPr>
            <w:tcW w:w="1095" w:type="dxa"/>
            <w:tcBorders>
              <w:top w:val="single" w:sz="4" w:space="0" w:color="auto"/>
              <w:bottom w:val="single" w:sz="4" w:space="0" w:color="auto"/>
            </w:tcBorders>
            <w:shd w:val="clear" w:color="auto" w:fill="FFFFFF" w:themeFill="background1"/>
          </w:tcPr>
          <w:p w14:paraId="2CD7DD2F" w14:textId="45D0D731" w:rsidR="004034D8" w:rsidRDefault="004034D8" w:rsidP="003D50BF">
            <w:pPr>
              <w:rPr>
                <w:rFonts w:eastAsia="Times New Roman" w:cstheme="minorHAnsi"/>
                <w:color w:val="222222"/>
                <w:sz w:val="24"/>
                <w:szCs w:val="24"/>
              </w:rPr>
            </w:pPr>
            <w:r>
              <w:rPr>
                <w:rFonts w:eastAsia="Times New Roman" w:cstheme="minorHAnsi"/>
                <w:color w:val="222222"/>
                <w:sz w:val="24"/>
                <w:szCs w:val="24"/>
              </w:rPr>
              <w:t>n</w:t>
            </w:r>
          </w:p>
        </w:tc>
        <w:tc>
          <w:tcPr>
            <w:tcW w:w="1095" w:type="dxa"/>
            <w:tcBorders>
              <w:top w:val="single" w:sz="4" w:space="0" w:color="auto"/>
              <w:bottom w:val="single" w:sz="4" w:space="0" w:color="auto"/>
            </w:tcBorders>
            <w:shd w:val="clear" w:color="auto" w:fill="FFFFFF" w:themeFill="background1"/>
          </w:tcPr>
          <w:p w14:paraId="0B157AC8" w14:textId="0340C552" w:rsidR="004034D8" w:rsidRDefault="004034D8" w:rsidP="003D50BF">
            <w:pPr>
              <w:rPr>
                <w:rFonts w:eastAsia="Times New Roman" w:cstheme="minorHAnsi"/>
                <w:color w:val="222222"/>
                <w:sz w:val="24"/>
                <w:szCs w:val="24"/>
              </w:rPr>
            </w:pPr>
            <w:r>
              <w:rPr>
                <w:rFonts w:eastAsia="Times New Roman" w:cstheme="minorHAnsi"/>
                <w:color w:val="222222"/>
                <w:sz w:val="24"/>
                <w:szCs w:val="24"/>
              </w:rPr>
              <w:t>KS</w:t>
            </w:r>
          </w:p>
        </w:tc>
        <w:tc>
          <w:tcPr>
            <w:tcW w:w="1274" w:type="dxa"/>
            <w:tcBorders>
              <w:top w:val="single" w:sz="4" w:space="0" w:color="auto"/>
              <w:bottom w:val="single" w:sz="4" w:space="0" w:color="auto"/>
            </w:tcBorders>
            <w:shd w:val="clear" w:color="auto" w:fill="FFFFFF" w:themeFill="background1"/>
          </w:tcPr>
          <w:p w14:paraId="34FAEEB5" w14:textId="385EBC55" w:rsidR="004034D8" w:rsidRDefault="004034D8" w:rsidP="003D50BF">
            <w:pPr>
              <w:rPr>
                <w:rFonts w:eastAsia="Times New Roman" w:cstheme="minorHAnsi"/>
                <w:color w:val="222222"/>
                <w:sz w:val="24"/>
                <w:szCs w:val="24"/>
              </w:rPr>
            </w:pPr>
            <w:r>
              <w:rPr>
                <w:rFonts w:eastAsia="Times New Roman" w:cstheme="minorHAnsi"/>
                <w:color w:val="222222"/>
                <w:sz w:val="24"/>
                <w:szCs w:val="24"/>
              </w:rPr>
              <w:t>ε</w:t>
            </w:r>
          </w:p>
        </w:tc>
        <w:tc>
          <w:tcPr>
            <w:tcW w:w="1095" w:type="dxa"/>
            <w:tcBorders>
              <w:top w:val="single" w:sz="4" w:space="0" w:color="auto"/>
              <w:bottom w:val="single" w:sz="4" w:space="0" w:color="auto"/>
            </w:tcBorders>
            <w:shd w:val="clear" w:color="auto" w:fill="FFFFFF" w:themeFill="background1"/>
          </w:tcPr>
          <w:p w14:paraId="704D1017" w14:textId="0C311EEF" w:rsidR="004034D8" w:rsidRDefault="004034D8" w:rsidP="003D50BF">
            <w:pPr>
              <w:rPr>
                <w:rFonts w:eastAsia="Times New Roman" w:cstheme="minorHAnsi"/>
                <w:color w:val="222222"/>
                <w:sz w:val="24"/>
                <w:szCs w:val="24"/>
              </w:rPr>
            </w:pPr>
            <w:r>
              <w:rPr>
                <w:rFonts w:eastAsia="Times New Roman" w:cstheme="minorHAnsi"/>
                <w:color w:val="222222"/>
                <w:sz w:val="24"/>
                <w:szCs w:val="24"/>
              </w:rPr>
              <w:t>Rating</w:t>
            </w:r>
          </w:p>
        </w:tc>
      </w:tr>
      <w:tr w:rsidR="004034D8" w14:paraId="38DE23A7" w14:textId="77777777" w:rsidTr="004034D8">
        <w:trPr>
          <w:trHeight w:val="197"/>
        </w:trPr>
        <w:tc>
          <w:tcPr>
            <w:tcW w:w="1095" w:type="dxa"/>
            <w:tcBorders>
              <w:top w:val="single" w:sz="4" w:space="0" w:color="auto"/>
            </w:tcBorders>
            <w:shd w:val="clear" w:color="auto" w:fill="FFFFFF" w:themeFill="background1"/>
          </w:tcPr>
          <w:p w14:paraId="129749E1" w14:textId="123746D7" w:rsidR="004034D8" w:rsidRDefault="004034D8" w:rsidP="004034D8">
            <w:pPr>
              <w:rPr>
                <w:rFonts w:eastAsia="Times New Roman" w:cstheme="minorHAnsi"/>
                <w:color w:val="222222"/>
                <w:sz w:val="24"/>
                <w:szCs w:val="24"/>
              </w:rPr>
            </w:pPr>
            <w:r>
              <w:rPr>
                <w:rFonts w:eastAsia="Times New Roman" w:cstheme="minorHAnsi"/>
                <w:color w:val="222222"/>
                <w:sz w:val="24"/>
                <w:szCs w:val="24"/>
              </w:rPr>
              <w:t>≥100</w:t>
            </w:r>
          </w:p>
        </w:tc>
        <w:tc>
          <w:tcPr>
            <w:tcW w:w="1095" w:type="dxa"/>
            <w:tcBorders>
              <w:top w:val="single" w:sz="4" w:space="0" w:color="auto"/>
            </w:tcBorders>
            <w:shd w:val="clear" w:color="auto" w:fill="FFFFFF" w:themeFill="background1"/>
          </w:tcPr>
          <w:p w14:paraId="65877ED2" w14:textId="495A2B78"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tcBorders>
              <w:top w:val="single" w:sz="4" w:space="0" w:color="auto"/>
            </w:tcBorders>
            <w:shd w:val="clear" w:color="auto" w:fill="FFFFFF" w:themeFill="background1"/>
          </w:tcPr>
          <w:p w14:paraId="5584DE71" w14:textId="2342763C" w:rsidR="004034D8" w:rsidRDefault="004034D8" w:rsidP="004034D8">
            <w:pPr>
              <w:rPr>
                <w:rFonts w:eastAsia="Times New Roman" w:cstheme="minorHAnsi"/>
                <w:color w:val="222222"/>
                <w:sz w:val="24"/>
                <w:szCs w:val="24"/>
              </w:rPr>
            </w:pPr>
            <w:r>
              <w:rPr>
                <w:rFonts w:eastAsia="Times New Roman" w:cstheme="minorHAnsi"/>
                <w:color w:val="222222"/>
                <w:sz w:val="24"/>
                <w:szCs w:val="24"/>
              </w:rPr>
              <w:t>(0,0.05]</w:t>
            </w:r>
          </w:p>
        </w:tc>
        <w:tc>
          <w:tcPr>
            <w:tcW w:w="1095" w:type="dxa"/>
            <w:tcBorders>
              <w:top w:val="single" w:sz="4" w:space="0" w:color="auto"/>
            </w:tcBorders>
            <w:shd w:val="clear" w:color="auto" w:fill="FFFFFF" w:themeFill="background1"/>
          </w:tcPr>
          <w:p w14:paraId="50F9FDA0" w14:textId="3A86D3BF" w:rsidR="004034D8" w:rsidRDefault="004034D8" w:rsidP="004034D8">
            <w:pPr>
              <w:rPr>
                <w:rFonts w:eastAsia="Times New Roman" w:cstheme="minorHAnsi"/>
                <w:color w:val="222222"/>
                <w:sz w:val="24"/>
                <w:szCs w:val="24"/>
              </w:rPr>
            </w:pPr>
            <w:r>
              <w:rPr>
                <w:rFonts w:eastAsia="Times New Roman" w:cstheme="minorHAnsi"/>
                <w:color w:val="222222"/>
                <w:sz w:val="24"/>
                <w:szCs w:val="24"/>
              </w:rPr>
              <w:t>Excellent</w:t>
            </w:r>
          </w:p>
        </w:tc>
      </w:tr>
      <w:tr w:rsidR="004034D8" w14:paraId="2CBA4292" w14:textId="77777777" w:rsidTr="004034D8">
        <w:tc>
          <w:tcPr>
            <w:tcW w:w="1095" w:type="dxa"/>
            <w:shd w:val="clear" w:color="auto" w:fill="FFFFFF" w:themeFill="background1"/>
          </w:tcPr>
          <w:p w14:paraId="3D0A842D" w14:textId="4A025E87"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53C76D3B" w14:textId="0FA8E72A"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3EDABEA8" w14:textId="5DB8E7A2" w:rsidR="004034D8" w:rsidRDefault="004034D8" w:rsidP="004034D8">
            <w:pPr>
              <w:rPr>
                <w:rFonts w:eastAsia="Times New Roman" w:cstheme="minorHAnsi"/>
                <w:color w:val="222222"/>
                <w:sz w:val="24"/>
                <w:szCs w:val="24"/>
              </w:rPr>
            </w:pPr>
            <w:r>
              <w:rPr>
                <w:rFonts w:eastAsia="Times New Roman" w:cstheme="minorHAnsi"/>
                <w:color w:val="222222"/>
                <w:sz w:val="24"/>
                <w:szCs w:val="24"/>
              </w:rPr>
              <w:t>(0.05,0.15]</w:t>
            </w:r>
          </w:p>
        </w:tc>
        <w:tc>
          <w:tcPr>
            <w:tcW w:w="1095" w:type="dxa"/>
            <w:shd w:val="clear" w:color="auto" w:fill="FFFFFF" w:themeFill="background1"/>
          </w:tcPr>
          <w:p w14:paraId="577D8943" w14:textId="063E36DB" w:rsidR="004034D8"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06FDEB67" w14:textId="77777777" w:rsidTr="004034D8">
        <w:tc>
          <w:tcPr>
            <w:tcW w:w="1095" w:type="dxa"/>
            <w:shd w:val="clear" w:color="auto" w:fill="FFFFFF" w:themeFill="background1"/>
          </w:tcPr>
          <w:p w14:paraId="0098AC0A" w14:textId="75D974D5"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02BBF50B" w14:textId="5F9C4884"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76612FE" w14:textId="0996DD80"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(0, 0.05]</w:t>
            </w:r>
          </w:p>
        </w:tc>
        <w:tc>
          <w:tcPr>
            <w:tcW w:w="1095" w:type="dxa"/>
            <w:shd w:val="clear" w:color="auto" w:fill="FFFFFF" w:themeFill="background1"/>
          </w:tcPr>
          <w:p w14:paraId="7C0CBCAB" w14:textId="15BCFC8D"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3C3BC219" w14:textId="77777777" w:rsidTr="005B6DA8">
        <w:tc>
          <w:tcPr>
            <w:tcW w:w="1095" w:type="dxa"/>
            <w:shd w:val="clear" w:color="auto" w:fill="FFFFFF" w:themeFill="background1"/>
          </w:tcPr>
          <w:p w14:paraId="563C7F6C" w14:textId="2EE5ED64"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43255AF8" w14:textId="26A8DD62"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553B7CE0" w14:textId="3741BF43"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095" w:type="dxa"/>
            <w:shd w:val="clear" w:color="auto" w:fill="FFFFFF" w:themeFill="background1"/>
          </w:tcPr>
          <w:p w14:paraId="69F12421" w14:textId="3688155C"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Poor</w:t>
            </w:r>
          </w:p>
        </w:tc>
      </w:tr>
      <w:tr w:rsidR="005B6DA8" w14:paraId="7183FC53" w14:textId="77777777" w:rsidTr="005B6DA8">
        <w:trPr>
          <w:trHeight w:val="50"/>
        </w:trPr>
        <w:tc>
          <w:tcPr>
            <w:tcW w:w="1095" w:type="dxa"/>
            <w:shd w:val="clear" w:color="auto" w:fill="FFFFFF" w:themeFill="background1"/>
          </w:tcPr>
          <w:p w14:paraId="28015B42" w14:textId="723B6680" w:rsidR="005B6DA8" w:rsidRDefault="005B6DA8" w:rsidP="005B6DA8">
            <w:pPr>
              <w:rPr>
                <w:rFonts w:eastAsia="Times New Roman" w:cstheme="minorHAnsi"/>
                <w:color w:val="222222"/>
                <w:sz w:val="24"/>
                <w:szCs w:val="24"/>
              </w:rPr>
            </w:pPr>
            <w:r>
              <w:rPr>
                <w:rFonts w:eastAsia="Times New Roman" w:cstheme="minorHAnsi"/>
                <w:color w:val="222222"/>
                <w:sz w:val="24"/>
                <w:szCs w:val="24"/>
              </w:rPr>
              <w:t>[30,100)</w:t>
            </w:r>
          </w:p>
        </w:tc>
        <w:tc>
          <w:tcPr>
            <w:tcW w:w="1095" w:type="dxa"/>
            <w:shd w:val="clear" w:color="auto" w:fill="FFFFFF" w:themeFill="background1"/>
          </w:tcPr>
          <w:p w14:paraId="5716B85C" w14:textId="417A2E06"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1DAB82E8" w14:textId="07446996" w:rsidR="005B6DA8" w:rsidRDefault="005B6DA8" w:rsidP="005B6DA8">
            <w:pPr>
              <w:rPr>
                <w:rFonts w:eastAsia="Times New Roman" w:cstheme="minorHAnsi"/>
                <w:color w:val="222222"/>
                <w:sz w:val="24"/>
                <w:szCs w:val="24"/>
              </w:rPr>
            </w:pPr>
            <w:r>
              <w:rPr>
                <w:rFonts w:eastAsia="Times New Roman" w:cstheme="minorHAnsi"/>
                <w:color w:val="222222"/>
                <w:sz w:val="24"/>
                <w:szCs w:val="24"/>
              </w:rPr>
              <w:t>≤ 0.15</w:t>
            </w:r>
          </w:p>
        </w:tc>
        <w:tc>
          <w:tcPr>
            <w:tcW w:w="1095" w:type="dxa"/>
            <w:shd w:val="clear" w:color="auto" w:fill="FFFFFF" w:themeFill="background1"/>
          </w:tcPr>
          <w:p w14:paraId="57C9BDD2" w14:textId="09890488"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1F768A01" w14:textId="77777777" w:rsidTr="005B6DA8">
        <w:trPr>
          <w:trHeight w:val="50"/>
        </w:trPr>
        <w:tc>
          <w:tcPr>
            <w:tcW w:w="1095" w:type="dxa"/>
            <w:shd w:val="clear" w:color="auto" w:fill="FFFFFF" w:themeFill="background1"/>
          </w:tcPr>
          <w:p w14:paraId="16BB8997" w14:textId="77777777" w:rsidR="005B6DA8" w:rsidRDefault="005B6DA8" w:rsidP="005B6DA8">
            <w:pPr>
              <w:rPr>
                <w:rFonts w:eastAsia="Times New Roman" w:cstheme="minorHAnsi"/>
                <w:color w:val="222222"/>
                <w:sz w:val="24"/>
                <w:szCs w:val="24"/>
              </w:rPr>
            </w:pPr>
          </w:p>
        </w:tc>
        <w:tc>
          <w:tcPr>
            <w:tcW w:w="1095" w:type="dxa"/>
            <w:shd w:val="clear" w:color="auto" w:fill="FFFFFF" w:themeFill="background1"/>
          </w:tcPr>
          <w:p w14:paraId="339A2805" w14:textId="79BC9B31"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BFE0A34" w14:textId="539A965E" w:rsidR="005B6DA8" w:rsidRDefault="005B6DA8" w:rsidP="005B6DA8">
            <w:pPr>
              <w:rPr>
                <w:rFonts w:eastAsia="Times New Roman" w:cstheme="minorHAnsi"/>
                <w:color w:val="222222"/>
                <w:sz w:val="24"/>
                <w:szCs w:val="24"/>
              </w:rPr>
            </w:pPr>
            <w:r>
              <w:rPr>
                <w:rFonts w:eastAsia="Times New Roman" w:cstheme="minorHAnsi"/>
                <w:color w:val="222222"/>
                <w:sz w:val="24"/>
                <w:szCs w:val="24"/>
              </w:rPr>
              <w:t>≤ 0.05</w:t>
            </w:r>
          </w:p>
        </w:tc>
        <w:tc>
          <w:tcPr>
            <w:tcW w:w="1095" w:type="dxa"/>
            <w:shd w:val="clear" w:color="auto" w:fill="FFFFFF" w:themeFill="background1"/>
          </w:tcPr>
          <w:p w14:paraId="1BDA442F" w14:textId="573999CD"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6FDBE787" w14:textId="77777777" w:rsidTr="005B6DA8">
        <w:trPr>
          <w:trHeight w:val="50"/>
        </w:trPr>
        <w:tc>
          <w:tcPr>
            <w:tcW w:w="1095" w:type="dxa"/>
            <w:tcBorders>
              <w:bottom w:val="single" w:sz="4" w:space="0" w:color="auto"/>
            </w:tcBorders>
            <w:shd w:val="clear" w:color="auto" w:fill="FFFFFF" w:themeFill="background1"/>
          </w:tcPr>
          <w:p w14:paraId="6618744D" w14:textId="77777777" w:rsidR="005B6DA8" w:rsidRDefault="005B6DA8" w:rsidP="005B6DA8">
            <w:pPr>
              <w:rPr>
                <w:rFonts w:eastAsia="Times New Roman" w:cstheme="minorHAnsi"/>
                <w:color w:val="222222"/>
                <w:sz w:val="24"/>
                <w:szCs w:val="24"/>
              </w:rPr>
            </w:pPr>
          </w:p>
        </w:tc>
        <w:tc>
          <w:tcPr>
            <w:tcW w:w="1095" w:type="dxa"/>
            <w:tcBorders>
              <w:bottom w:val="single" w:sz="4" w:space="0" w:color="auto"/>
            </w:tcBorders>
            <w:shd w:val="clear" w:color="auto" w:fill="FFFFFF" w:themeFill="background1"/>
          </w:tcPr>
          <w:p w14:paraId="5332899C" w14:textId="6493A25D"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tcBorders>
              <w:bottom w:val="single" w:sz="4" w:space="0" w:color="auto"/>
            </w:tcBorders>
            <w:shd w:val="clear" w:color="auto" w:fill="FFFFFF" w:themeFill="background1"/>
          </w:tcPr>
          <w:p w14:paraId="54D60521" w14:textId="0EC8BA8E"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095" w:type="dxa"/>
            <w:tcBorders>
              <w:bottom w:val="single" w:sz="4" w:space="0" w:color="auto"/>
            </w:tcBorders>
            <w:shd w:val="clear" w:color="auto" w:fill="FFFFFF" w:themeFill="background1"/>
          </w:tcPr>
          <w:p w14:paraId="318FAC90" w14:textId="1C38B33D" w:rsidR="005B6DA8" w:rsidRDefault="005B6DA8" w:rsidP="005B6DA8">
            <w:pPr>
              <w:rPr>
                <w:rFonts w:eastAsia="Times New Roman" w:cstheme="minorHAnsi"/>
                <w:color w:val="222222"/>
                <w:sz w:val="24"/>
                <w:szCs w:val="24"/>
              </w:rPr>
            </w:pPr>
            <w:r>
              <w:rPr>
                <w:rFonts w:eastAsia="Times New Roman" w:cstheme="minorHAnsi"/>
                <w:color w:val="222222"/>
                <w:sz w:val="24"/>
                <w:szCs w:val="24"/>
              </w:rPr>
              <w:t>Poor</w:t>
            </w:r>
          </w:p>
        </w:tc>
      </w:tr>
      <w:tr w:rsidR="005B6DA8" w14:paraId="426C6CD9" w14:textId="77777777" w:rsidTr="005B6DA8">
        <w:trPr>
          <w:trHeight w:val="50"/>
        </w:trPr>
        <w:tc>
          <w:tcPr>
            <w:tcW w:w="1095" w:type="dxa"/>
            <w:tcBorders>
              <w:top w:val="single" w:sz="4" w:space="0" w:color="auto"/>
            </w:tcBorders>
            <w:shd w:val="clear" w:color="auto" w:fill="FFFFFF" w:themeFill="background1"/>
          </w:tcPr>
          <w:p w14:paraId="5B920283"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5C5F4ECD" w14:textId="77777777" w:rsidR="005B6DA8" w:rsidRDefault="005B6DA8" w:rsidP="005B6DA8">
            <w:pPr>
              <w:rPr>
                <w:rFonts w:eastAsia="Times New Roman" w:cstheme="minorHAnsi"/>
                <w:color w:val="222222"/>
                <w:sz w:val="24"/>
                <w:szCs w:val="24"/>
              </w:rPr>
            </w:pPr>
          </w:p>
        </w:tc>
        <w:tc>
          <w:tcPr>
            <w:tcW w:w="1274" w:type="dxa"/>
            <w:tcBorders>
              <w:top w:val="single" w:sz="4" w:space="0" w:color="auto"/>
            </w:tcBorders>
            <w:shd w:val="clear" w:color="auto" w:fill="FFFFFF" w:themeFill="background1"/>
          </w:tcPr>
          <w:p w14:paraId="3C7E2356"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0B7735BB" w14:textId="66328DFD" w:rsidR="005B6DA8" w:rsidRDefault="005B6DA8" w:rsidP="005B6DA8">
            <w:pPr>
              <w:rPr>
                <w:rFonts w:eastAsia="Times New Roman" w:cstheme="minorHAnsi"/>
                <w:color w:val="222222"/>
                <w:sz w:val="24"/>
                <w:szCs w:val="24"/>
              </w:rPr>
            </w:pPr>
          </w:p>
        </w:tc>
      </w:tr>
    </w:tbl>
    <w:p w14:paraId="4F3DC9B1" w14:textId="31F34F59"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Uncertainty in distribution estimates</w:t>
      </w:r>
    </w:p>
    <w:p w14:paraId="1F59674B" w14:textId="1E202EB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 xml:space="preserve">Finally, we use a bootstrap procedure to estimate a standard deviation for estimated distribution parameter values and to generate a 95% confidence interval for each distribution parameter value. The bootstrap estimates are generated using the </w:t>
      </w:r>
      <w:proofErr w:type="spellStart"/>
      <w:r w:rsidRPr="00A74B54">
        <w:rPr>
          <w:rFonts w:eastAsia="Times New Roman" w:cstheme="minorHAnsi"/>
          <w:color w:val="222222"/>
          <w:sz w:val="24"/>
          <w:szCs w:val="24"/>
        </w:rPr>
        <w:t>bootdist</w:t>
      </w:r>
      <w:proofErr w:type="spellEnd"/>
      <w:r w:rsidRPr="00A74B54">
        <w:rPr>
          <w:rFonts w:eastAsia="Times New Roman" w:cstheme="minorHAnsi"/>
          <w:color w:val="222222"/>
          <w:sz w:val="24"/>
          <w:szCs w:val="24"/>
        </w:rPr>
        <w:t xml:space="preserve"> function in the </w:t>
      </w:r>
      <w:proofErr w:type="spellStart"/>
      <w:r w:rsidRPr="00A74B54">
        <w:rPr>
          <w:rFonts w:eastAsia="Times New Roman" w:cstheme="minorHAnsi"/>
          <w:color w:val="222222"/>
          <w:sz w:val="24"/>
          <w:szCs w:val="24"/>
        </w:rPr>
        <w:t>fitdistrplus</w:t>
      </w:r>
      <w:proofErr w:type="spellEnd"/>
      <w:r w:rsidRPr="00A74B54">
        <w:rPr>
          <w:rFonts w:eastAsia="Times New Roman" w:cstheme="minorHAnsi"/>
          <w:color w:val="222222"/>
          <w:sz w:val="24"/>
          <w:szCs w:val="24"/>
        </w:rPr>
        <w:t xml:space="preserve"> package</w:t>
      </w:r>
      <w:r w:rsidR="00E72E3B">
        <w:rPr>
          <w:rFonts w:eastAsia="Times New Roman" w:cstheme="minorHAnsi"/>
          <w:color w:val="222222"/>
          <w:sz w:val="24"/>
          <w:szCs w:val="24"/>
        </w:rPr>
        <w:t xml:space="preserve"> in R</w:t>
      </w:r>
      <w:r w:rsidRPr="00A74B54">
        <w:rPr>
          <w:rFonts w:eastAsia="Times New Roman" w:cstheme="minorHAnsi"/>
          <w:color w:val="222222"/>
          <w:sz w:val="24"/>
          <w:szCs w:val="24"/>
        </w:rPr>
        <w:t>. In general</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the observed data are resampled with replacement and the distribution parameters estimated for each resampling</w:t>
      </w:r>
      <w:r w:rsidR="00D91BD2">
        <w:rPr>
          <w:rFonts w:eastAsia="Times New Roman" w:cstheme="minorHAnsi"/>
          <w:color w:val="222222"/>
          <w:sz w:val="24"/>
          <w:szCs w:val="24"/>
        </w:rPr>
        <w:t xml:space="preserve"> of the bootstrap</w:t>
      </w:r>
      <w:r w:rsidRPr="00A74B54">
        <w:rPr>
          <w:rFonts w:eastAsia="Times New Roman" w:cstheme="minorHAnsi"/>
          <w:color w:val="222222"/>
          <w:sz w:val="24"/>
          <w:szCs w:val="24"/>
        </w:rPr>
        <w:t xml:space="preserve">. This is repeated </w:t>
      </w:r>
      <w:r w:rsidR="003C6B8F">
        <w:rPr>
          <w:rFonts w:eastAsia="Times New Roman" w:cstheme="minorHAnsi"/>
          <w:color w:val="222222"/>
          <w:sz w:val="24"/>
          <w:szCs w:val="24"/>
        </w:rPr>
        <w:t>5000</w:t>
      </w:r>
      <w:r w:rsidRPr="00A74B54">
        <w:rPr>
          <w:rFonts w:eastAsia="Times New Roman" w:cstheme="minorHAnsi"/>
          <w:color w:val="222222"/>
          <w:sz w:val="24"/>
          <w:szCs w:val="24"/>
        </w:rPr>
        <w:t xml:space="preserve"> times to generate a distribution of parameter values. From this</w:t>
      </w:r>
      <w:r w:rsidR="00467FFA">
        <w:rPr>
          <w:rFonts w:eastAsia="Times New Roman" w:cstheme="minorHAnsi"/>
          <w:color w:val="222222"/>
          <w:sz w:val="24"/>
          <w:szCs w:val="24"/>
        </w:rPr>
        <w:t xml:space="preserve"> </w:t>
      </w:r>
      <w:r w:rsidRPr="00A74B54">
        <w:rPr>
          <w:rFonts w:eastAsia="Times New Roman" w:cstheme="minorHAnsi"/>
          <w:color w:val="222222"/>
          <w:sz w:val="24"/>
          <w:szCs w:val="24"/>
        </w:rPr>
        <w:t>distribution a standard deviation</w:t>
      </w:r>
      <w:r w:rsidR="00E72E3B">
        <w:rPr>
          <w:rFonts w:eastAsia="Times New Roman" w:cstheme="minorHAnsi"/>
          <w:color w:val="222222"/>
          <w:sz w:val="24"/>
          <w:szCs w:val="24"/>
        </w:rPr>
        <w:t xml:space="preserve"> of each estimated parameter</w:t>
      </w:r>
      <w:r w:rsidRPr="00A74B54">
        <w:rPr>
          <w:rFonts w:eastAsia="Times New Roman" w:cstheme="minorHAnsi"/>
          <w:color w:val="222222"/>
          <w:sz w:val="24"/>
          <w:szCs w:val="24"/>
        </w:rPr>
        <w:t xml:space="preserve"> can be calculated, and a 95% confidence interval as the 0.025 and 0.975 quantiles of the</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 xml:space="preserve">distribution. </w:t>
      </w:r>
    </w:p>
    <w:p w14:paraId="43DC5CB2" w14:textId="77777777" w:rsidR="00A74B54" w:rsidRPr="00A74B54" w:rsidRDefault="00A74B54" w:rsidP="00A74B54">
      <w:pPr>
        <w:rPr>
          <w:rFonts w:eastAsia="Times New Roman" w:cstheme="minorHAnsi"/>
          <w:color w:val="222222"/>
          <w:sz w:val="24"/>
          <w:szCs w:val="24"/>
        </w:rPr>
      </w:pPr>
    </w:p>
    <w:p w14:paraId="77DCF832" w14:textId="7BE459E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Outliers</w:t>
      </w:r>
    </w:p>
    <w:p w14:paraId="014E992C" w14:textId="53ABEB21" w:rsidR="00A74B54" w:rsidRPr="00C37B90" w:rsidRDefault="00A74B54">
      <w:pPr>
        <w:rPr>
          <w:rFonts w:eastAsiaTheme="minorEastAsia"/>
          <w:color w:val="222222"/>
          <w:sz w:val="24"/>
          <w:szCs w:val="24"/>
        </w:rPr>
      </w:pPr>
      <w:r w:rsidRPr="00C37B90">
        <w:rPr>
          <w:rFonts w:eastAsiaTheme="minorEastAsia"/>
          <w:color w:val="222222"/>
          <w:sz w:val="24"/>
          <w:szCs w:val="24"/>
        </w:rPr>
        <w:t>On prelim</w:t>
      </w:r>
      <w:r w:rsidR="00F139B9" w:rsidRPr="00C37B90">
        <w:rPr>
          <w:rFonts w:eastAsiaTheme="minorEastAsia"/>
          <w:color w:val="222222"/>
          <w:sz w:val="24"/>
          <w:szCs w:val="24"/>
        </w:rPr>
        <w:t>i</w:t>
      </w:r>
      <w:r w:rsidRPr="00C37B90">
        <w:rPr>
          <w:rFonts w:eastAsiaTheme="minorEastAsia"/>
          <w:color w:val="222222"/>
          <w:sz w:val="24"/>
          <w:szCs w:val="24"/>
        </w:rPr>
        <w:t xml:space="preserve">nary exploratory analysis, and as part of our quality assurance effort, we identified extreme outliers in the database as any value &gt; </w:t>
      </w:r>
      <w:r w:rsidR="00467FFA" w:rsidRPr="00C37B90">
        <w:rPr>
          <w:rFonts w:eastAsiaTheme="minorEastAsia"/>
          <w:color w:val="222222"/>
          <w:sz w:val="24"/>
          <w:szCs w:val="24"/>
        </w:rPr>
        <w:t>Q</w:t>
      </w:r>
      <w:r w:rsidR="00467FFA" w:rsidRPr="00C37B90">
        <w:rPr>
          <w:rFonts w:eastAsiaTheme="minorEastAsia"/>
          <w:color w:val="222222"/>
          <w:sz w:val="24"/>
          <w:szCs w:val="24"/>
          <w:vertAlign w:val="subscript"/>
        </w:rPr>
        <w:t>3</w:t>
      </w:r>
      <w:r w:rsidR="00467FFA" w:rsidRPr="00C37B90">
        <w:rPr>
          <w:rFonts w:eastAsiaTheme="minorEastAsia"/>
          <w:color w:val="222222"/>
          <w:sz w:val="24"/>
          <w:szCs w:val="24"/>
        </w:rPr>
        <w:t xml:space="preserve"> + 4*IQR</w:t>
      </w:r>
      <w:r w:rsidRPr="00C37B90">
        <w:rPr>
          <w:rFonts w:eastAsiaTheme="minorEastAsia"/>
          <w:color w:val="222222"/>
          <w:sz w:val="24"/>
          <w:szCs w:val="24"/>
        </w:rPr>
        <w:t>, where</w:t>
      </w:r>
      <w:r w:rsidR="00467FFA" w:rsidRPr="00C37B90">
        <w:rPr>
          <w:rFonts w:eastAsiaTheme="minorEastAsia"/>
          <w:color w:val="222222"/>
          <w:sz w:val="24"/>
          <w:szCs w:val="24"/>
        </w:rPr>
        <w:t xml:space="preserve"> Q</w:t>
      </w:r>
      <w:r w:rsidR="00467FFA" w:rsidRPr="00C37B90">
        <w:rPr>
          <w:rFonts w:eastAsiaTheme="minorEastAsia"/>
          <w:color w:val="222222"/>
          <w:sz w:val="24"/>
          <w:szCs w:val="24"/>
          <w:vertAlign w:val="subscript"/>
        </w:rPr>
        <w:t>3</w:t>
      </w:r>
      <w:r w:rsidRPr="00C37B90">
        <w:rPr>
          <w:rFonts w:eastAsiaTheme="minorEastAsia"/>
          <w:color w:val="222222"/>
          <w:sz w:val="24"/>
          <w:szCs w:val="24"/>
        </w:rPr>
        <w:t xml:space="preserve"> is the third quartile for the empirical distribution and I</w:t>
      </w:r>
      <w:r w:rsidR="00467FFA" w:rsidRPr="00C37B90">
        <w:rPr>
          <w:rFonts w:eastAsiaTheme="minorEastAsia"/>
          <w:color w:val="222222"/>
          <w:sz w:val="24"/>
          <w:szCs w:val="24"/>
        </w:rPr>
        <w:t>QR is the interquartile range (</w:t>
      </w:r>
      <w:r w:rsidRPr="00C37B90">
        <w:rPr>
          <w:rFonts w:eastAsiaTheme="minorEastAsia"/>
          <w:color w:val="222222"/>
          <w:sz w:val="24"/>
          <w:szCs w:val="24"/>
        </w:rPr>
        <w:t>Q</w:t>
      </w:r>
      <w:r w:rsidRPr="00C37B90">
        <w:rPr>
          <w:rFonts w:eastAsiaTheme="minorEastAsia"/>
          <w:color w:val="222222"/>
          <w:sz w:val="24"/>
          <w:szCs w:val="24"/>
          <w:vertAlign w:val="subscript"/>
        </w:rPr>
        <w:t>3</w:t>
      </w:r>
      <w:r w:rsidRPr="00C37B90">
        <w:rPr>
          <w:rFonts w:eastAsiaTheme="minorEastAsia"/>
          <w:color w:val="222222"/>
          <w:sz w:val="24"/>
          <w:szCs w:val="24"/>
        </w:rPr>
        <w:t>-Q</w:t>
      </w:r>
      <w:r w:rsidR="00467FFA" w:rsidRPr="00C37B90">
        <w:rPr>
          <w:rFonts w:eastAsiaTheme="minorEastAsia"/>
          <w:color w:val="222222"/>
          <w:sz w:val="24"/>
          <w:szCs w:val="24"/>
          <w:vertAlign w:val="subscript"/>
        </w:rPr>
        <w:t>1</w:t>
      </w:r>
      <w:r w:rsidRPr="00C37B90">
        <w:rPr>
          <w:rFonts w:eastAsiaTheme="minorEastAsia"/>
          <w:color w:val="222222"/>
          <w:sz w:val="24"/>
          <w:szCs w:val="24"/>
        </w:rPr>
        <w:t xml:space="preserve">). First we determined if the outlier was due to an error in rounding, units or data entry. For those values that were not entered in error, we estimated distributions both with and without the value of the identified outlier. Below we give results for distributions estimated without outliers. All distribution estimates, both with and without outliers, are </w:t>
      </w:r>
      <w:r w:rsidR="00D91BD2">
        <w:rPr>
          <w:rFonts w:eastAsiaTheme="minorEastAsia"/>
          <w:color w:val="222222"/>
          <w:sz w:val="24"/>
          <w:szCs w:val="24"/>
        </w:rPr>
        <w:t>presented in the</w:t>
      </w:r>
      <w:r w:rsidRPr="00C37B90">
        <w:rPr>
          <w:rFonts w:eastAsiaTheme="minorEastAsia"/>
          <w:color w:val="222222"/>
          <w:sz w:val="24"/>
          <w:szCs w:val="24"/>
        </w:rPr>
        <w:t xml:space="preserve"> Supplementary Material.</w:t>
      </w:r>
    </w:p>
    <w:p w14:paraId="3A9A57CB" w14:textId="631063E0" w:rsidR="00DF24A3" w:rsidRPr="00467FFA" w:rsidRDefault="00DF24A3" w:rsidP="00DF24A3">
      <w:pPr>
        <w:rPr>
          <w:rFonts w:cstheme="minorHAnsi"/>
          <w:sz w:val="24"/>
          <w:szCs w:val="24"/>
        </w:rPr>
      </w:pPr>
    </w:p>
    <w:p w14:paraId="7D0A75EB" w14:textId="05EF4F46" w:rsidR="00467FFA" w:rsidRPr="00C37B90" w:rsidRDefault="003B7817">
      <w:pPr>
        <w:rPr>
          <w:rFonts w:eastAsiaTheme="minorEastAsia"/>
          <w:sz w:val="24"/>
          <w:szCs w:val="24"/>
        </w:rPr>
      </w:pPr>
      <w:r>
        <w:rPr>
          <w:rFonts w:eastAsiaTheme="minorEastAsia"/>
          <w:sz w:val="24"/>
          <w:szCs w:val="24"/>
        </w:rPr>
        <w:t>Sample distributions</w:t>
      </w:r>
    </w:p>
    <w:p w14:paraId="06D474CD" w14:textId="626172C6" w:rsidR="00467FFA" w:rsidRDefault="00467FFA">
      <w:pPr>
        <w:rPr>
          <w:rFonts w:eastAsiaTheme="minorEastAsia"/>
          <w:sz w:val="24"/>
          <w:szCs w:val="24"/>
        </w:rPr>
      </w:pPr>
      <w:r w:rsidRPr="00467FFA">
        <w:rPr>
          <w:rFonts w:eastAsiaTheme="minorEastAsia"/>
          <w:sz w:val="24"/>
          <w:szCs w:val="24"/>
        </w:rPr>
        <w:t>For the purposes of demonstrating comparisons of distributions among fuel types and EVT groups we present here distributions for EVT groups</w:t>
      </w:r>
      <w:r w:rsidR="00E72E3B">
        <w:rPr>
          <w:rFonts w:eastAsiaTheme="minorEastAsia"/>
          <w:sz w:val="24"/>
          <w:szCs w:val="24"/>
        </w:rPr>
        <w:t xml:space="preserve"> that represe</w:t>
      </w:r>
      <w:r w:rsidR="00476FD7">
        <w:rPr>
          <w:rFonts w:eastAsiaTheme="minorEastAsia"/>
          <w:sz w:val="24"/>
          <w:szCs w:val="24"/>
        </w:rPr>
        <w:t xml:space="preserve">nt eastern mixed hardwood forests (682 yellow birch-sugar </w:t>
      </w:r>
      <w:r w:rsidR="00502472">
        <w:rPr>
          <w:rFonts w:eastAsiaTheme="minorEastAsia"/>
          <w:sz w:val="24"/>
          <w:szCs w:val="24"/>
        </w:rPr>
        <w:t>maple</w:t>
      </w:r>
      <w:r w:rsidR="00476FD7">
        <w:rPr>
          <w:rFonts w:eastAsiaTheme="minorEastAsia"/>
          <w:sz w:val="24"/>
          <w:szCs w:val="24"/>
        </w:rPr>
        <w:t>,</w:t>
      </w:r>
      <w:r w:rsidR="00502472">
        <w:rPr>
          <w:rFonts w:eastAsiaTheme="minorEastAsia"/>
          <w:sz w:val="24"/>
          <w:szCs w:val="24"/>
        </w:rPr>
        <w:t xml:space="preserve"> 655 beech-maple-basswood</w:t>
      </w:r>
      <w:r w:rsidR="00476FD7">
        <w:rPr>
          <w:rFonts w:eastAsiaTheme="minorEastAsia"/>
          <w:sz w:val="24"/>
          <w:szCs w:val="24"/>
        </w:rPr>
        <w:t xml:space="preserve"> an</w:t>
      </w:r>
      <w:r w:rsidR="00502472">
        <w:rPr>
          <w:rFonts w:eastAsiaTheme="minorEastAsia"/>
          <w:sz w:val="24"/>
          <w:szCs w:val="24"/>
        </w:rPr>
        <w:t>d 666 eastern floodplain</w:t>
      </w:r>
      <w:r w:rsidR="00E72E3B">
        <w:rPr>
          <w:rFonts w:eastAsiaTheme="minorEastAsia"/>
          <w:sz w:val="24"/>
          <w:szCs w:val="24"/>
        </w:rPr>
        <w:t>) and conifer forests</w:t>
      </w:r>
      <w:r w:rsidR="00E72E3B" w:rsidRPr="00C37B90">
        <w:rPr>
          <w:rFonts w:eastAsiaTheme="minorEastAsia"/>
          <w:sz w:val="24"/>
          <w:szCs w:val="24"/>
        </w:rPr>
        <w:t xml:space="preserve"> (</w:t>
      </w:r>
      <w:r w:rsidR="00502472">
        <w:rPr>
          <w:rFonts w:eastAsiaTheme="minorEastAsia"/>
          <w:sz w:val="24"/>
          <w:szCs w:val="24"/>
        </w:rPr>
        <w:t xml:space="preserve">683 peatland, 631 ponderosa pine, and 625 Douglas-fir, ponderosa pine </w:t>
      </w:r>
      <w:r w:rsidR="00502472">
        <w:rPr>
          <w:rFonts w:eastAsiaTheme="minorEastAsia"/>
          <w:sz w:val="24"/>
          <w:szCs w:val="24"/>
        </w:rPr>
        <w:lastRenderedPageBreak/>
        <w:t>and lodgepole pine</w:t>
      </w:r>
      <w:r w:rsidR="00E72E3B" w:rsidRPr="00C37B90">
        <w:rPr>
          <w:rFonts w:eastAsiaTheme="minorEastAsia"/>
          <w:sz w:val="24"/>
          <w:szCs w:val="24"/>
        </w:rPr>
        <w:t>)</w:t>
      </w:r>
      <w:r w:rsidR="00E72E3B">
        <w:rPr>
          <w:rFonts w:eastAsiaTheme="minorEastAsia"/>
          <w:sz w:val="24"/>
          <w:szCs w:val="24"/>
        </w:rPr>
        <w:t>. For these EVT groups we present distributions for total tree loading, co</w:t>
      </w:r>
      <w:r w:rsidR="003B7817">
        <w:rPr>
          <w:rFonts w:eastAsiaTheme="minorEastAsia"/>
          <w:sz w:val="24"/>
          <w:szCs w:val="24"/>
        </w:rPr>
        <w:t>arse woody debris loading (downed wood &gt; 7.6 cm diameter)</w:t>
      </w:r>
      <w:r w:rsidR="00E72E3B">
        <w:rPr>
          <w:rFonts w:eastAsiaTheme="minorEastAsia"/>
          <w:sz w:val="24"/>
          <w:szCs w:val="24"/>
        </w:rPr>
        <w:t>, duff loading, and litter loading</w:t>
      </w:r>
      <w:r w:rsidRPr="00C37B90">
        <w:rPr>
          <w:rFonts w:eastAsiaTheme="minorEastAsia"/>
          <w:sz w:val="24"/>
          <w:szCs w:val="24"/>
        </w:rPr>
        <w:t>.</w:t>
      </w:r>
      <w:r w:rsidR="00E72E3B">
        <w:rPr>
          <w:rFonts w:eastAsiaTheme="minorEastAsia"/>
          <w:sz w:val="24"/>
          <w:szCs w:val="24"/>
        </w:rPr>
        <w:t xml:space="preserve"> These were chosen because they represent major EVT groups</w:t>
      </w:r>
      <w:r w:rsidR="003B7817">
        <w:rPr>
          <w:rFonts w:eastAsiaTheme="minorEastAsia"/>
          <w:sz w:val="24"/>
          <w:szCs w:val="24"/>
        </w:rPr>
        <w:t xml:space="preserve"> across the continental US</w:t>
      </w:r>
      <w:r w:rsidR="00E72E3B">
        <w:rPr>
          <w:rFonts w:eastAsiaTheme="minorEastAsia"/>
          <w:sz w:val="24"/>
          <w:szCs w:val="24"/>
        </w:rPr>
        <w:t xml:space="preserve"> and because they also had sufficient representation of the chosen fuel types to estimate distributions. </w:t>
      </w:r>
    </w:p>
    <w:p w14:paraId="1CB70500" w14:textId="54606CD1" w:rsidR="00970F1C" w:rsidRPr="00970F1C" w:rsidRDefault="00F479FB" w:rsidP="00970F1C">
      <w:pPr>
        <w:ind w:firstLine="720"/>
        <w:rPr>
          <w:rFonts w:eastAsiaTheme="minorEastAsia"/>
          <w:sz w:val="24"/>
          <w:szCs w:val="24"/>
        </w:rPr>
      </w:pPr>
      <w:r>
        <w:rPr>
          <w:rFonts w:eastAsiaTheme="minorEastAsia"/>
          <w:sz w:val="24"/>
          <w:szCs w:val="24"/>
        </w:rPr>
        <w:t>To place the</w:t>
      </w:r>
      <w:r w:rsidR="003B7817">
        <w:rPr>
          <w:rFonts w:eastAsiaTheme="minorEastAsia"/>
          <w:sz w:val="24"/>
          <w:szCs w:val="24"/>
        </w:rPr>
        <w:t xml:space="preserve"> fuel loading distributions in the context of smoke management and emissions estimation</w:t>
      </w:r>
      <w:r>
        <w:rPr>
          <w:rFonts w:eastAsiaTheme="minorEastAsia"/>
          <w:sz w:val="24"/>
          <w:szCs w:val="24"/>
        </w:rPr>
        <w:t xml:space="preserve">, we made use of </w:t>
      </w:r>
      <w:r w:rsidR="00970F1C">
        <w:rPr>
          <w:rFonts w:eastAsiaTheme="minorEastAsia"/>
          <w:sz w:val="24"/>
          <w:szCs w:val="24"/>
        </w:rPr>
        <w:t>e</w:t>
      </w:r>
      <w:r>
        <w:rPr>
          <w:rFonts w:eastAsiaTheme="minorEastAsia"/>
          <w:sz w:val="24"/>
          <w:szCs w:val="24"/>
        </w:rPr>
        <w:t xml:space="preserve">xisting </w:t>
      </w:r>
      <w:r w:rsidR="00970F1C">
        <w:rPr>
          <w:rFonts w:eastAsiaTheme="minorEastAsia"/>
          <w:sz w:val="24"/>
          <w:szCs w:val="24"/>
        </w:rPr>
        <w:t xml:space="preserve">mapped </w:t>
      </w:r>
      <w:r w:rsidR="00547614">
        <w:rPr>
          <w:rFonts w:eastAsiaTheme="minorEastAsia"/>
          <w:sz w:val="24"/>
          <w:szCs w:val="24"/>
        </w:rPr>
        <w:t xml:space="preserve">surface </w:t>
      </w:r>
      <w:r w:rsidR="00970F1C">
        <w:rPr>
          <w:rFonts w:eastAsiaTheme="minorEastAsia"/>
          <w:sz w:val="24"/>
          <w:szCs w:val="24"/>
        </w:rPr>
        <w:t>fuel loading values</w:t>
      </w:r>
      <w:r w:rsidR="00547614">
        <w:rPr>
          <w:rFonts w:eastAsiaTheme="minorEastAsia"/>
          <w:sz w:val="24"/>
          <w:szCs w:val="24"/>
        </w:rPr>
        <w:t xml:space="preserve"> (CWD, litter and duff)</w:t>
      </w:r>
      <w:r w:rsidR="00970F1C">
        <w:rPr>
          <w:rFonts w:eastAsiaTheme="minorEastAsia"/>
          <w:sz w:val="24"/>
          <w:szCs w:val="24"/>
        </w:rPr>
        <w:t xml:space="preserve"> within LANDFIRE (2008 refresh – add citation) and compared them to fitted distributions for three common existing vegetation type groups in the eastern US and three in the western US and Alaska. These </w:t>
      </w:r>
      <w:r w:rsidR="00340A6B">
        <w:rPr>
          <w:rFonts w:eastAsiaTheme="minorEastAsia"/>
          <w:sz w:val="24"/>
          <w:szCs w:val="24"/>
        </w:rPr>
        <w:t xml:space="preserve">EVT groups </w:t>
      </w:r>
      <w:r w:rsidR="00970F1C">
        <w:rPr>
          <w:rFonts w:eastAsiaTheme="minorEastAsia"/>
          <w:sz w:val="24"/>
          <w:szCs w:val="24"/>
        </w:rPr>
        <w:t xml:space="preserve">were selected based on having good </w:t>
      </w:r>
      <w:r w:rsidR="00256745">
        <w:rPr>
          <w:rFonts w:eastAsiaTheme="minorEastAsia"/>
          <w:sz w:val="24"/>
          <w:szCs w:val="24"/>
        </w:rPr>
        <w:t xml:space="preserve">to excellent </w:t>
      </w:r>
      <w:r w:rsidR="00970F1C">
        <w:rPr>
          <w:rFonts w:eastAsiaTheme="minorEastAsia"/>
          <w:sz w:val="24"/>
          <w:szCs w:val="24"/>
        </w:rPr>
        <w:t xml:space="preserve">fuel loading distribution fits for coarse wood (CWD), litter and duff. </w:t>
      </w:r>
      <w:r w:rsidR="00C223F3">
        <w:rPr>
          <w:rFonts w:eastAsiaTheme="minorEastAsia"/>
          <w:sz w:val="24"/>
          <w:szCs w:val="24"/>
        </w:rPr>
        <w:t xml:space="preserve">Because fuel loading estimation is of particular importance for emissions calculations, </w:t>
      </w:r>
      <w:r w:rsidR="00970F1C">
        <w:rPr>
          <w:rFonts w:eastAsiaTheme="minorEastAsia"/>
          <w:sz w:val="24"/>
          <w:szCs w:val="24"/>
        </w:rPr>
        <w:t>we used Consume version 5.0 algorithms (Prichard et al. in prep) to calculate consumption and PM2.5 emissions.</w:t>
      </w:r>
      <w:r w:rsidR="00340A6B">
        <w:rPr>
          <w:rFonts w:eastAsiaTheme="minorEastAsia"/>
          <w:sz w:val="24"/>
          <w:szCs w:val="24"/>
        </w:rPr>
        <w:t xml:space="preserve"> </w:t>
      </w:r>
      <w:commentRangeStart w:id="127"/>
      <w:commentRangeStart w:id="128"/>
      <w:r w:rsidR="00340A6B">
        <w:rPr>
          <w:rFonts w:eastAsiaTheme="minorEastAsia"/>
          <w:sz w:val="24"/>
          <w:szCs w:val="24"/>
        </w:rPr>
        <w:t xml:space="preserve">Mapped values </w:t>
      </w:r>
      <w:commentRangeEnd w:id="127"/>
      <w:r w:rsidR="00BF69B7">
        <w:rPr>
          <w:rStyle w:val="CommentReference"/>
        </w:rPr>
        <w:commentReference w:id="127"/>
      </w:r>
      <w:commentRangeEnd w:id="128"/>
      <w:r w:rsidR="00A562D4">
        <w:rPr>
          <w:rStyle w:val="CommentReference"/>
        </w:rPr>
        <w:commentReference w:id="128"/>
      </w:r>
      <w:r w:rsidR="00340A6B">
        <w:rPr>
          <w:rFonts w:eastAsiaTheme="minorEastAsia"/>
          <w:sz w:val="24"/>
          <w:szCs w:val="24"/>
        </w:rPr>
        <w:t xml:space="preserve">were obtained for sample study areas for each EVT group (Table S2) by selecting an area that was dominated by a EVT Group (e.g., Harvard Forest, MA for 682 Yellow birch-sugar maple and Loomis State Forest, WA for 625 Douglas-fir – ponderosa pine – lodgepole pine forest) and selecting the most common FCCS </w:t>
      </w:r>
      <w:proofErr w:type="spellStart"/>
      <w:r w:rsidR="00340A6B">
        <w:rPr>
          <w:rFonts w:eastAsiaTheme="minorEastAsia"/>
          <w:sz w:val="24"/>
          <w:szCs w:val="24"/>
        </w:rPr>
        <w:t>fuelbed</w:t>
      </w:r>
      <w:proofErr w:type="spellEnd"/>
      <w:r w:rsidR="00340A6B">
        <w:rPr>
          <w:rFonts w:eastAsiaTheme="minorEastAsia"/>
          <w:sz w:val="24"/>
          <w:szCs w:val="24"/>
        </w:rPr>
        <w:t xml:space="preserve"> and fuel loading model that was used to represent that EVT group.</w:t>
      </w:r>
      <w:r w:rsidR="004E5D3F">
        <w:rPr>
          <w:rFonts w:eastAsiaTheme="minorEastAsia"/>
          <w:sz w:val="24"/>
          <w:szCs w:val="24"/>
        </w:rPr>
        <w:t xml:space="preserve"> Emissions were modeled in Consume using dry fuel moistures (15% for CWD, 11% for litter and 30% for duff).</w:t>
      </w:r>
      <w:ins w:id="129" w:author="Maureen C Kennedy" w:date="2018-11-13T07:48:00Z">
        <w:r w:rsidR="00BF69B7">
          <w:rPr>
            <w:rFonts w:eastAsiaTheme="minorEastAsia"/>
            <w:sz w:val="24"/>
            <w:szCs w:val="24"/>
          </w:rPr>
          <w:t xml:space="preserve"> We </w:t>
        </w:r>
      </w:ins>
      <w:ins w:id="130" w:author="Susan Prichard" w:date="2018-11-14T15:47:00Z">
        <w:r w:rsidR="00175F2D">
          <w:rPr>
            <w:rFonts w:eastAsiaTheme="minorEastAsia"/>
            <w:sz w:val="24"/>
            <w:szCs w:val="24"/>
          </w:rPr>
          <w:t xml:space="preserve">then </w:t>
        </w:r>
      </w:ins>
      <w:ins w:id="131" w:author="Maureen C Kennedy" w:date="2018-11-13T07:48:00Z">
        <w:r w:rsidR="00BF69B7">
          <w:rPr>
            <w:rFonts w:eastAsiaTheme="minorEastAsia"/>
            <w:sz w:val="24"/>
            <w:szCs w:val="24"/>
          </w:rPr>
          <w:t>compare</w:t>
        </w:r>
      </w:ins>
      <w:ins w:id="132" w:author="Susan Prichard" w:date="2018-11-14T15:47:00Z">
        <w:r w:rsidR="00175F2D">
          <w:rPr>
            <w:rFonts w:eastAsiaTheme="minorEastAsia"/>
            <w:sz w:val="24"/>
            <w:szCs w:val="24"/>
          </w:rPr>
          <w:t>d</w:t>
        </w:r>
      </w:ins>
      <w:ins w:id="133" w:author="Maureen C Kennedy" w:date="2018-11-13T07:48:00Z">
        <w:r w:rsidR="00BF69B7">
          <w:rPr>
            <w:rFonts w:eastAsiaTheme="minorEastAsia"/>
            <w:sz w:val="24"/>
            <w:szCs w:val="24"/>
          </w:rPr>
          <w:t xml:space="preserve"> the point FCCS loading and associated emissions values to a </w:t>
        </w:r>
        <w:r w:rsidR="00BF69B7" w:rsidRPr="00CB7F38">
          <w:rPr>
            <w:rFonts w:eastAsiaTheme="minorEastAsia"/>
            <w:sz w:val="24"/>
            <w:szCs w:val="24"/>
            <w:highlight w:val="yellow"/>
          </w:rPr>
          <w:t>95% (or 75%?)</w:t>
        </w:r>
        <w:r w:rsidR="00BF69B7">
          <w:rPr>
            <w:rFonts w:eastAsiaTheme="minorEastAsia"/>
            <w:sz w:val="24"/>
            <w:szCs w:val="24"/>
          </w:rPr>
          <w:t xml:space="preserve"> prediction interval using the database distribution </w:t>
        </w:r>
        <w:commentRangeStart w:id="134"/>
        <w:r w:rsidR="00BF69B7">
          <w:rPr>
            <w:rFonts w:eastAsiaTheme="minorEastAsia"/>
            <w:sz w:val="24"/>
            <w:szCs w:val="24"/>
          </w:rPr>
          <w:t>estimate</w:t>
        </w:r>
      </w:ins>
      <w:commentRangeEnd w:id="134"/>
      <w:r w:rsidR="00CB7F38">
        <w:rPr>
          <w:rStyle w:val="CommentReference"/>
        </w:rPr>
        <w:commentReference w:id="134"/>
      </w:r>
      <w:ins w:id="135" w:author="Maureen C Kennedy" w:date="2018-11-13T07:48:00Z">
        <w:r w:rsidR="00BF69B7">
          <w:rPr>
            <w:rFonts w:eastAsiaTheme="minorEastAsia"/>
            <w:sz w:val="24"/>
            <w:szCs w:val="24"/>
          </w:rPr>
          <w:t xml:space="preserve">. </w:t>
        </w:r>
      </w:ins>
    </w:p>
    <w:p w14:paraId="77A75F4C" w14:textId="6AFFE72F" w:rsidR="00970F1C" w:rsidRDefault="00970F1C" w:rsidP="00DB3CB1">
      <w:pPr>
        <w:rPr>
          <w:rFonts w:cstheme="minorHAnsi"/>
          <w:b/>
          <w:sz w:val="24"/>
          <w:szCs w:val="24"/>
        </w:rPr>
      </w:pPr>
      <w:r>
        <w:rPr>
          <w:rFonts w:cstheme="minorHAnsi"/>
          <w:b/>
          <w:sz w:val="24"/>
          <w:szCs w:val="24"/>
        </w:rPr>
        <w:tab/>
      </w:r>
    </w:p>
    <w:p w14:paraId="1E8226A3" w14:textId="3C7BE25A" w:rsidR="003B7817" w:rsidRPr="003B7817" w:rsidRDefault="003B7817" w:rsidP="00DB3CB1">
      <w:pPr>
        <w:rPr>
          <w:rFonts w:cstheme="minorHAnsi"/>
          <w:b/>
          <w:sz w:val="24"/>
          <w:szCs w:val="24"/>
        </w:rPr>
      </w:pPr>
      <w:r w:rsidRPr="003B7817">
        <w:rPr>
          <w:rFonts w:cstheme="minorHAnsi"/>
          <w:b/>
          <w:sz w:val="24"/>
          <w:szCs w:val="24"/>
        </w:rPr>
        <w:t>Results</w:t>
      </w:r>
    </w:p>
    <w:p w14:paraId="6595CC29" w14:textId="7D62340E" w:rsidR="006153E5" w:rsidRPr="00DB3CB1" w:rsidRDefault="00341921" w:rsidP="00DB3CB1">
      <w:pPr>
        <w:rPr>
          <w:rFonts w:cstheme="minorHAnsi"/>
          <w:sz w:val="24"/>
          <w:szCs w:val="24"/>
        </w:rPr>
      </w:pPr>
      <w:r>
        <w:rPr>
          <w:rFonts w:cstheme="minorHAnsi"/>
          <w:sz w:val="24"/>
          <w:szCs w:val="24"/>
        </w:rPr>
        <w:t>Database coverage</w:t>
      </w:r>
    </w:p>
    <w:p w14:paraId="3EC63A5B" w14:textId="31926C34" w:rsidR="006153E5" w:rsidRDefault="00DB3CB1" w:rsidP="00DB3CB1">
      <w:pPr>
        <w:rPr>
          <w:rFonts w:cstheme="minorHAnsi"/>
          <w:sz w:val="24"/>
          <w:szCs w:val="24"/>
        </w:rPr>
      </w:pPr>
      <w:r>
        <w:rPr>
          <w:rFonts w:cstheme="minorHAnsi"/>
          <w:sz w:val="24"/>
          <w:szCs w:val="24"/>
        </w:rPr>
        <w:tab/>
        <w:t xml:space="preserve">Of the </w:t>
      </w:r>
      <w:r w:rsidR="00CE63F7">
        <w:rPr>
          <w:rFonts w:cstheme="minorHAnsi"/>
          <w:sz w:val="24"/>
          <w:szCs w:val="24"/>
        </w:rPr>
        <w:t>198</w:t>
      </w:r>
      <w:r>
        <w:rPr>
          <w:rFonts w:cstheme="minorHAnsi"/>
          <w:sz w:val="24"/>
          <w:szCs w:val="24"/>
        </w:rPr>
        <w:t xml:space="preserve"> </w:t>
      </w:r>
      <w:proofErr w:type="spellStart"/>
      <w:r w:rsidR="002A1EF4">
        <w:rPr>
          <w:rFonts w:cstheme="minorHAnsi"/>
          <w:sz w:val="24"/>
          <w:szCs w:val="24"/>
        </w:rPr>
        <w:t>Landfire</w:t>
      </w:r>
      <w:proofErr w:type="spellEnd"/>
      <w:r w:rsidR="002A1EF4">
        <w:rPr>
          <w:rFonts w:cstheme="minorHAnsi"/>
          <w:sz w:val="24"/>
          <w:szCs w:val="24"/>
        </w:rPr>
        <w:t xml:space="preserve"> (2014) </w:t>
      </w:r>
      <w:r>
        <w:rPr>
          <w:rFonts w:cstheme="minorHAnsi"/>
          <w:sz w:val="24"/>
          <w:szCs w:val="24"/>
        </w:rPr>
        <w:t xml:space="preserve">EVT </w:t>
      </w:r>
      <w:r w:rsidR="002A1EF4">
        <w:rPr>
          <w:rFonts w:cstheme="minorHAnsi"/>
          <w:sz w:val="24"/>
          <w:szCs w:val="24"/>
        </w:rPr>
        <w:t>g</w:t>
      </w:r>
      <w:r w:rsidR="000E238A">
        <w:rPr>
          <w:rFonts w:cstheme="minorHAnsi"/>
          <w:sz w:val="24"/>
          <w:szCs w:val="24"/>
        </w:rPr>
        <w:t xml:space="preserve">roups, </w:t>
      </w:r>
      <w:r w:rsidR="00341921">
        <w:rPr>
          <w:rFonts w:cstheme="minorHAnsi"/>
          <w:sz w:val="24"/>
          <w:szCs w:val="24"/>
        </w:rPr>
        <w:t>the database contains records for 134 EVT groups</w:t>
      </w:r>
      <w:r w:rsidR="002A1EF4">
        <w:rPr>
          <w:rFonts w:cstheme="minorHAnsi"/>
          <w:sz w:val="24"/>
          <w:szCs w:val="24"/>
        </w:rPr>
        <w:t>.</w:t>
      </w:r>
      <w:r>
        <w:rPr>
          <w:rFonts w:cstheme="minorHAnsi"/>
          <w:sz w:val="24"/>
          <w:szCs w:val="24"/>
        </w:rPr>
        <w:t xml:space="preserve"> Of those, </w:t>
      </w:r>
      <w:r w:rsidR="004B21EC">
        <w:rPr>
          <w:rFonts w:cstheme="minorHAnsi"/>
          <w:sz w:val="24"/>
          <w:szCs w:val="24"/>
        </w:rPr>
        <w:t>68 EVT groups</w:t>
      </w:r>
      <w:r>
        <w:rPr>
          <w:rFonts w:cstheme="minorHAnsi"/>
          <w:sz w:val="24"/>
          <w:szCs w:val="24"/>
        </w:rPr>
        <w:t xml:space="preserve"> had sufficient entries to estimate at least on</w:t>
      </w:r>
      <w:r w:rsidR="002A1EF4">
        <w:rPr>
          <w:rFonts w:cstheme="minorHAnsi"/>
          <w:sz w:val="24"/>
          <w:szCs w:val="24"/>
        </w:rPr>
        <w:t xml:space="preserve">e fitted </w:t>
      </w:r>
      <w:r w:rsidR="00341921">
        <w:rPr>
          <w:rFonts w:cstheme="minorHAnsi"/>
          <w:sz w:val="24"/>
          <w:szCs w:val="24"/>
        </w:rPr>
        <w:t>distribution of a fuel category</w:t>
      </w:r>
      <w:r w:rsidR="00BE4571">
        <w:rPr>
          <w:rFonts w:cstheme="minorHAnsi"/>
          <w:sz w:val="24"/>
          <w:szCs w:val="24"/>
        </w:rPr>
        <w:t xml:space="preserve"> </w:t>
      </w:r>
      <w:r w:rsidR="00F479FB">
        <w:rPr>
          <w:rFonts w:cstheme="minorHAnsi"/>
          <w:sz w:val="24"/>
          <w:szCs w:val="24"/>
        </w:rPr>
        <w:t>(</w:t>
      </w:r>
      <w:r w:rsidR="00F479FB" w:rsidRPr="00332051">
        <w:rPr>
          <w:rFonts w:cstheme="minorHAnsi"/>
          <w:sz w:val="24"/>
          <w:szCs w:val="24"/>
        </w:rPr>
        <w:t>Table S1</w:t>
      </w:r>
      <w:r w:rsidR="00F479FB">
        <w:rPr>
          <w:rFonts w:cstheme="minorHAnsi"/>
          <w:sz w:val="24"/>
          <w:szCs w:val="24"/>
        </w:rPr>
        <w:t>).</w:t>
      </w:r>
      <w:r w:rsidR="0056555F">
        <w:rPr>
          <w:rFonts w:cstheme="minorHAnsi"/>
          <w:sz w:val="24"/>
          <w:szCs w:val="24"/>
        </w:rPr>
        <w:t xml:space="preserve"> </w:t>
      </w:r>
      <w:r w:rsidR="00341921">
        <w:rPr>
          <w:rFonts w:cstheme="minorHAnsi"/>
          <w:sz w:val="24"/>
          <w:szCs w:val="24"/>
        </w:rPr>
        <w:t xml:space="preserve">Based on </w:t>
      </w:r>
      <w:r w:rsidR="00E655A0">
        <w:rPr>
          <w:rFonts w:cstheme="minorHAnsi"/>
          <w:sz w:val="24"/>
          <w:szCs w:val="24"/>
        </w:rPr>
        <w:t xml:space="preserve">broad physiognomic or land </w:t>
      </w:r>
      <w:r w:rsidR="00341921">
        <w:rPr>
          <w:rFonts w:cstheme="minorHAnsi"/>
          <w:sz w:val="24"/>
          <w:szCs w:val="24"/>
        </w:rPr>
        <w:t>use category</w:t>
      </w:r>
      <w:r w:rsidR="00E655A0">
        <w:rPr>
          <w:rFonts w:cstheme="minorHAnsi"/>
          <w:sz w:val="24"/>
          <w:szCs w:val="24"/>
        </w:rPr>
        <w:t>, the majority of land</w:t>
      </w:r>
      <w:r w:rsidR="00710948">
        <w:rPr>
          <w:rFonts w:cstheme="minorHAnsi"/>
          <w:sz w:val="24"/>
          <w:szCs w:val="24"/>
        </w:rPr>
        <w:t xml:space="preserve"> area in the United States is </w:t>
      </w:r>
      <w:r w:rsidR="00E655A0">
        <w:rPr>
          <w:rFonts w:cstheme="minorHAnsi"/>
          <w:sz w:val="24"/>
          <w:szCs w:val="24"/>
        </w:rPr>
        <w:t>forest and woodland (32%) followed by shrublands (19%), agriculture (17%) and non-vege</w:t>
      </w:r>
      <w:r w:rsidR="00341921">
        <w:rPr>
          <w:rFonts w:cstheme="minorHAnsi"/>
          <w:sz w:val="24"/>
          <w:szCs w:val="24"/>
        </w:rPr>
        <w:t xml:space="preserve">tated pixels (16%). </w:t>
      </w:r>
      <w:r w:rsidR="00710948">
        <w:rPr>
          <w:rFonts w:cstheme="minorHAnsi"/>
          <w:sz w:val="24"/>
          <w:szCs w:val="24"/>
        </w:rPr>
        <w:t>However, t</w:t>
      </w:r>
      <w:r w:rsidR="00E655A0">
        <w:rPr>
          <w:rFonts w:cstheme="minorHAnsi"/>
          <w:sz w:val="24"/>
          <w:szCs w:val="24"/>
        </w:rPr>
        <w:t xml:space="preserve">he percentage </w:t>
      </w:r>
      <w:r w:rsidR="00341921">
        <w:rPr>
          <w:rFonts w:cstheme="minorHAnsi"/>
          <w:sz w:val="24"/>
          <w:szCs w:val="24"/>
        </w:rPr>
        <w:t xml:space="preserve">of EVT Groups </w:t>
      </w:r>
      <w:r w:rsidR="00743B30">
        <w:rPr>
          <w:rFonts w:cstheme="minorHAnsi"/>
          <w:sz w:val="24"/>
          <w:szCs w:val="24"/>
        </w:rPr>
        <w:t xml:space="preserve">with sufficient record counts </w:t>
      </w:r>
      <w:r w:rsidR="00341921">
        <w:rPr>
          <w:rFonts w:cstheme="minorHAnsi"/>
          <w:sz w:val="24"/>
          <w:szCs w:val="24"/>
        </w:rPr>
        <w:t xml:space="preserve">for distribution fitting </w:t>
      </w:r>
      <w:r w:rsidR="00E655A0">
        <w:rPr>
          <w:rFonts w:cstheme="minorHAnsi"/>
          <w:sz w:val="24"/>
          <w:szCs w:val="24"/>
        </w:rPr>
        <w:t>is highly</w:t>
      </w:r>
      <w:r w:rsidR="00710948">
        <w:rPr>
          <w:rFonts w:cstheme="minorHAnsi"/>
          <w:sz w:val="24"/>
          <w:szCs w:val="24"/>
        </w:rPr>
        <w:t xml:space="preserve"> skewed toward forest and woodland</w:t>
      </w:r>
      <w:r w:rsidR="00341921">
        <w:rPr>
          <w:rFonts w:cstheme="minorHAnsi"/>
          <w:sz w:val="24"/>
          <w:szCs w:val="24"/>
        </w:rPr>
        <w:t xml:space="preserve"> EVT groups</w:t>
      </w:r>
      <w:r w:rsidR="00E655A0">
        <w:rPr>
          <w:rFonts w:cstheme="minorHAnsi"/>
          <w:sz w:val="24"/>
          <w:szCs w:val="24"/>
        </w:rPr>
        <w:t xml:space="preserve"> (70%) with only 22% </w:t>
      </w:r>
      <w:r w:rsidR="00341921">
        <w:rPr>
          <w:rFonts w:cstheme="minorHAnsi"/>
          <w:sz w:val="24"/>
          <w:szCs w:val="24"/>
        </w:rPr>
        <w:t xml:space="preserve">and </w:t>
      </w:r>
      <w:r w:rsidR="00E655A0">
        <w:rPr>
          <w:rFonts w:cstheme="minorHAnsi"/>
          <w:sz w:val="24"/>
          <w:szCs w:val="24"/>
        </w:rPr>
        <w:t xml:space="preserve">13% </w:t>
      </w:r>
      <w:r w:rsidR="00341921">
        <w:rPr>
          <w:rFonts w:cstheme="minorHAnsi"/>
          <w:sz w:val="24"/>
          <w:szCs w:val="24"/>
        </w:rPr>
        <w:t xml:space="preserve">of shrubland and </w:t>
      </w:r>
      <w:r w:rsidR="00E655A0">
        <w:rPr>
          <w:rFonts w:cstheme="minorHAnsi"/>
          <w:sz w:val="24"/>
          <w:szCs w:val="24"/>
        </w:rPr>
        <w:t>grassland EVT groups</w:t>
      </w:r>
      <w:r w:rsidR="00341921">
        <w:rPr>
          <w:rFonts w:cstheme="minorHAnsi"/>
          <w:sz w:val="24"/>
          <w:szCs w:val="24"/>
        </w:rPr>
        <w:t xml:space="preserve"> </w:t>
      </w:r>
      <w:r w:rsidR="00710948">
        <w:rPr>
          <w:rFonts w:cstheme="minorHAnsi"/>
          <w:sz w:val="24"/>
          <w:szCs w:val="24"/>
        </w:rPr>
        <w:t>represented by</w:t>
      </w:r>
      <w:r w:rsidR="00332051">
        <w:rPr>
          <w:rFonts w:cstheme="minorHAnsi"/>
          <w:sz w:val="24"/>
          <w:szCs w:val="24"/>
        </w:rPr>
        <w:t xml:space="preserve"> </w:t>
      </w:r>
      <w:r w:rsidR="002354B6">
        <w:rPr>
          <w:rFonts w:cstheme="minorHAnsi"/>
          <w:sz w:val="24"/>
          <w:szCs w:val="24"/>
        </w:rPr>
        <w:t>at least one fitted distribution</w:t>
      </w:r>
      <w:r w:rsidR="00E655A0">
        <w:rPr>
          <w:rFonts w:cstheme="minorHAnsi"/>
          <w:sz w:val="24"/>
          <w:szCs w:val="24"/>
        </w:rPr>
        <w:t xml:space="preserve">. </w:t>
      </w:r>
      <w:r w:rsidR="001D4338">
        <w:rPr>
          <w:rFonts w:cstheme="minorHAnsi"/>
          <w:sz w:val="24"/>
          <w:szCs w:val="24"/>
        </w:rPr>
        <w:t>Of the forest and woodland EVT Grou</w:t>
      </w:r>
      <w:r w:rsidR="00B254D2">
        <w:rPr>
          <w:rFonts w:cstheme="minorHAnsi"/>
          <w:sz w:val="24"/>
          <w:szCs w:val="24"/>
        </w:rPr>
        <w:t>ps the</w:t>
      </w:r>
      <w:r w:rsidR="00341921">
        <w:rPr>
          <w:rFonts w:cstheme="minorHAnsi"/>
          <w:sz w:val="24"/>
          <w:szCs w:val="24"/>
        </w:rPr>
        <w:t>re</w:t>
      </w:r>
      <w:r w:rsidR="00B254D2">
        <w:rPr>
          <w:rFonts w:cstheme="minorHAnsi"/>
          <w:sz w:val="24"/>
          <w:szCs w:val="24"/>
        </w:rPr>
        <w:t xml:space="preserve"> was higher</w:t>
      </w:r>
      <w:r w:rsidR="001D4338">
        <w:rPr>
          <w:rFonts w:cstheme="minorHAnsi"/>
          <w:sz w:val="24"/>
          <w:szCs w:val="24"/>
        </w:rPr>
        <w:t xml:space="preserve"> representation </w:t>
      </w:r>
      <w:r w:rsidR="00A22A07">
        <w:rPr>
          <w:rFonts w:cstheme="minorHAnsi"/>
          <w:sz w:val="24"/>
          <w:szCs w:val="24"/>
        </w:rPr>
        <w:t xml:space="preserve">of fitted </w:t>
      </w:r>
      <w:r w:rsidR="00710948">
        <w:rPr>
          <w:rFonts w:cstheme="minorHAnsi"/>
          <w:sz w:val="24"/>
          <w:szCs w:val="24"/>
        </w:rPr>
        <w:t>distributions for</w:t>
      </w:r>
      <w:r w:rsidR="00B254D2">
        <w:rPr>
          <w:rFonts w:cstheme="minorHAnsi"/>
          <w:sz w:val="24"/>
          <w:szCs w:val="24"/>
        </w:rPr>
        <w:t xml:space="preserve"> coniferous forests (78</w:t>
      </w:r>
      <w:r w:rsidR="001D4338">
        <w:rPr>
          <w:rFonts w:cstheme="minorHAnsi"/>
          <w:sz w:val="24"/>
          <w:szCs w:val="24"/>
        </w:rPr>
        <w:t xml:space="preserve">%) </w:t>
      </w:r>
      <w:r w:rsidR="00B254D2">
        <w:rPr>
          <w:rFonts w:cstheme="minorHAnsi"/>
          <w:sz w:val="24"/>
          <w:szCs w:val="24"/>
        </w:rPr>
        <w:t>than broadleaf forests (68%) and mixed forests (63%).</w:t>
      </w:r>
    </w:p>
    <w:p w14:paraId="6AE35F56" w14:textId="6981F856" w:rsidR="00DB3CB1" w:rsidRDefault="00DB3CB1" w:rsidP="00DB3CB1">
      <w:pPr>
        <w:rPr>
          <w:rFonts w:cstheme="minorHAnsi"/>
          <w:sz w:val="24"/>
          <w:szCs w:val="24"/>
        </w:rPr>
      </w:pPr>
    </w:p>
    <w:p w14:paraId="3A20EFD5" w14:textId="12825910" w:rsidR="00341921" w:rsidRDefault="00970F1C" w:rsidP="00DB3CB1">
      <w:pPr>
        <w:rPr>
          <w:rFonts w:cstheme="minorHAnsi"/>
          <w:sz w:val="24"/>
          <w:szCs w:val="24"/>
        </w:rPr>
      </w:pPr>
      <w:r w:rsidRPr="00970F1C">
        <w:rPr>
          <w:rFonts w:cstheme="minorHAnsi"/>
          <w:b/>
          <w:sz w:val="24"/>
          <w:szCs w:val="24"/>
        </w:rPr>
        <w:t>Table 4</w:t>
      </w:r>
      <w:r w:rsidR="00341921" w:rsidRPr="00970F1C">
        <w:rPr>
          <w:rFonts w:cstheme="minorHAnsi"/>
          <w:sz w:val="24"/>
          <w:szCs w:val="24"/>
        </w:rPr>
        <w:t>: Percentage of total US land area by physiognomic class or agriculture and the percentage representation</w:t>
      </w:r>
      <w:r w:rsidR="00341921">
        <w:rPr>
          <w:rFonts w:cstheme="minorHAnsi"/>
          <w:sz w:val="24"/>
          <w:szCs w:val="24"/>
        </w:rPr>
        <w:t xml:space="preserve"> of each class with at least one fitted fuel loading distribution.</w:t>
      </w:r>
    </w:p>
    <w:tbl>
      <w:tblPr>
        <w:tblW w:w="5323" w:type="dxa"/>
        <w:tblLook w:val="04A0" w:firstRow="1" w:lastRow="0" w:firstColumn="1" w:lastColumn="0" w:noHBand="0" w:noVBand="1"/>
      </w:tblPr>
      <w:tblGrid>
        <w:gridCol w:w="2453"/>
        <w:gridCol w:w="960"/>
        <w:gridCol w:w="1910"/>
      </w:tblGrid>
      <w:tr w:rsidR="00E655A0" w:rsidRPr="00E655A0" w14:paraId="090DE2E9" w14:textId="77777777" w:rsidTr="00E655A0">
        <w:trPr>
          <w:trHeight w:val="290"/>
        </w:trPr>
        <w:tc>
          <w:tcPr>
            <w:tcW w:w="2453" w:type="dxa"/>
            <w:tcBorders>
              <w:top w:val="single" w:sz="4" w:space="0" w:color="auto"/>
              <w:bottom w:val="single" w:sz="4" w:space="0" w:color="auto"/>
            </w:tcBorders>
            <w:shd w:val="clear" w:color="auto" w:fill="auto"/>
            <w:noWrap/>
            <w:vAlign w:val="bottom"/>
            <w:hideMark/>
          </w:tcPr>
          <w:p w14:paraId="3D121840" w14:textId="77777777" w:rsidR="00E655A0" w:rsidRPr="00E655A0" w:rsidRDefault="00E655A0" w:rsidP="00E655A0">
            <w:pPr>
              <w:rPr>
                <w:rFonts w:ascii="Times New Roman" w:eastAsia="Times New Roman" w:hAnsi="Times New Roman" w:cs="Times New Roman"/>
                <w:b/>
                <w:sz w:val="24"/>
                <w:szCs w:val="24"/>
              </w:rPr>
            </w:pPr>
          </w:p>
        </w:tc>
        <w:tc>
          <w:tcPr>
            <w:tcW w:w="960" w:type="dxa"/>
            <w:tcBorders>
              <w:top w:val="single" w:sz="4" w:space="0" w:color="auto"/>
              <w:bottom w:val="single" w:sz="4" w:space="0" w:color="auto"/>
            </w:tcBorders>
            <w:shd w:val="clear" w:color="auto" w:fill="auto"/>
            <w:noWrap/>
            <w:vAlign w:val="bottom"/>
            <w:hideMark/>
          </w:tcPr>
          <w:p w14:paraId="7A393035"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Area</w:t>
            </w:r>
          </w:p>
        </w:tc>
        <w:tc>
          <w:tcPr>
            <w:tcW w:w="1910" w:type="dxa"/>
            <w:tcBorders>
              <w:top w:val="single" w:sz="4" w:space="0" w:color="auto"/>
              <w:bottom w:val="single" w:sz="4" w:space="0" w:color="auto"/>
            </w:tcBorders>
            <w:shd w:val="clear" w:color="auto" w:fill="auto"/>
            <w:noWrap/>
            <w:vAlign w:val="bottom"/>
            <w:hideMark/>
          </w:tcPr>
          <w:p w14:paraId="7EFB4834"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Representation</w:t>
            </w:r>
          </w:p>
        </w:tc>
      </w:tr>
      <w:tr w:rsidR="00E655A0" w:rsidRPr="00E655A0" w14:paraId="3C22C588" w14:textId="77777777" w:rsidTr="00E655A0">
        <w:trPr>
          <w:trHeight w:val="290"/>
        </w:trPr>
        <w:tc>
          <w:tcPr>
            <w:tcW w:w="2453" w:type="dxa"/>
            <w:tcBorders>
              <w:top w:val="single" w:sz="4" w:space="0" w:color="auto"/>
            </w:tcBorders>
            <w:shd w:val="clear" w:color="auto" w:fill="auto"/>
            <w:noWrap/>
            <w:vAlign w:val="bottom"/>
            <w:hideMark/>
          </w:tcPr>
          <w:p w14:paraId="74C6CD6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Agriculture</w:t>
            </w:r>
          </w:p>
        </w:tc>
        <w:tc>
          <w:tcPr>
            <w:tcW w:w="960" w:type="dxa"/>
            <w:tcBorders>
              <w:top w:val="single" w:sz="4" w:space="0" w:color="auto"/>
            </w:tcBorders>
            <w:shd w:val="clear" w:color="auto" w:fill="auto"/>
            <w:noWrap/>
            <w:vAlign w:val="bottom"/>
            <w:hideMark/>
          </w:tcPr>
          <w:p w14:paraId="09C2AA35"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17%</w:t>
            </w:r>
          </w:p>
        </w:tc>
        <w:tc>
          <w:tcPr>
            <w:tcW w:w="1910" w:type="dxa"/>
            <w:tcBorders>
              <w:top w:val="single" w:sz="4" w:space="0" w:color="auto"/>
            </w:tcBorders>
            <w:shd w:val="clear" w:color="auto" w:fill="auto"/>
            <w:noWrap/>
            <w:vAlign w:val="bottom"/>
            <w:hideMark/>
          </w:tcPr>
          <w:p w14:paraId="0C087951"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1DBF34ED" w14:textId="77777777" w:rsidTr="00E655A0">
        <w:trPr>
          <w:trHeight w:val="290"/>
        </w:trPr>
        <w:tc>
          <w:tcPr>
            <w:tcW w:w="2453" w:type="dxa"/>
            <w:shd w:val="clear" w:color="auto" w:fill="auto"/>
            <w:noWrap/>
            <w:vAlign w:val="bottom"/>
            <w:hideMark/>
          </w:tcPr>
          <w:p w14:paraId="1D00D99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Barren/developed/water</w:t>
            </w:r>
          </w:p>
        </w:tc>
        <w:tc>
          <w:tcPr>
            <w:tcW w:w="960" w:type="dxa"/>
            <w:shd w:val="clear" w:color="auto" w:fill="auto"/>
            <w:noWrap/>
            <w:vAlign w:val="bottom"/>
            <w:hideMark/>
          </w:tcPr>
          <w:p w14:paraId="44A8078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16%</w:t>
            </w:r>
          </w:p>
        </w:tc>
        <w:tc>
          <w:tcPr>
            <w:tcW w:w="1910" w:type="dxa"/>
            <w:shd w:val="clear" w:color="auto" w:fill="auto"/>
            <w:noWrap/>
            <w:vAlign w:val="bottom"/>
            <w:hideMark/>
          </w:tcPr>
          <w:p w14:paraId="7D360D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68073C5D" w14:textId="77777777" w:rsidTr="00E655A0">
        <w:trPr>
          <w:trHeight w:val="290"/>
        </w:trPr>
        <w:tc>
          <w:tcPr>
            <w:tcW w:w="2453" w:type="dxa"/>
            <w:shd w:val="clear" w:color="auto" w:fill="auto"/>
            <w:noWrap/>
            <w:vAlign w:val="bottom"/>
            <w:hideMark/>
          </w:tcPr>
          <w:p w14:paraId="4B5E26F6" w14:textId="297E729D"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Forest</w:t>
            </w:r>
            <w:r>
              <w:rPr>
                <w:rFonts w:ascii="Calibri" w:eastAsia="Times New Roman" w:hAnsi="Calibri" w:cs="Calibri"/>
                <w:color w:val="000000"/>
              </w:rPr>
              <w:t xml:space="preserve"> and woodland</w:t>
            </w:r>
          </w:p>
        </w:tc>
        <w:tc>
          <w:tcPr>
            <w:tcW w:w="960" w:type="dxa"/>
            <w:shd w:val="clear" w:color="auto" w:fill="auto"/>
            <w:noWrap/>
            <w:vAlign w:val="bottom"/>
            <w:hideMark/>
          </w:tcPr>
          <w:p w14:paraId="7609946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32%</w:t>
            </w:r>
          </w:p>
        </w:tc>
        <w:tc>
          <w:tcPr>
            <w:tcW w:w="1910" w:type="dxa"/>
            <w:shd w:val="clear" w:color="auto" w:fill="auto"/>
            <w:noWrap/>
            <w:vAlign w:val="bottom"/>
            <w:hideMark/>
          </w:tcPr>
          <w:p w14:paraId="688F99A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70%</w:t>
            </w:r>
          </w:p>
        </w:tc>
      </w:tr>
      <w:tr w:rsidR="00E655A0" w:rsidRPr="00E655A0" w14:paraId="7F9D3103" w14:textId="77777777" w:rsidTr="00E655A0">
        <w:trPr>
          <w:trHeight w:val="290"/>
        </w:trPr>
        <w:tc>
          <w:tcPr>
            <w:tcW w:w="2453" w:type="dxa"/>
            <w:shd w:val="clear" w:color="auto" w:fill="auto"/>
            <w:noWrap/>
            <w:vAlign w:val="bottom"/>
            <w:hideMark/>
          </w:tcPr>
          <w:p w14:paraId="78A3B6AA" w14:textId="1920C82C"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Grassland</w:t>
            </w:r>
            <w:r>
              <w:rPr>
                <w:rFonts w:ascii="Calibri" w:eastAsia="Times New Roman" w:hAnsi="Calibri" w:cs="Calibri"/>
                <w:color w:val="000000"/>
              </w:rPr>
              <w:t xml:space="preserve"> and </w:t>
            </w:r>
            <w:r w:rsidRPr="00E655A0">
              <w:rPr>
                <w:rFonts w:ascii="Calibri" w:eastAsia="Times New Roman" w:hAnsi="Calibri" w:cs="Calibri"/>
                <w:color w:val="000000"/>
              </w:rPr>
              <w:t>tundra</w:t>
            </w:r>
          </w:p>
        </w:tc>
        <w:tc>
          <w:tcPr>
            <w:tcW w:w="960" w:type="dxa"/>
            <w:shd w:val="clear" w:color="auto" w:fill="auto"/>
            <w:noWrap/>
            <w:vAlign w:val="bottom"/>
            <w:hideMark/>
          </w:tcPr>
          <w:p w14:paraId="3BA393C4"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c>
          <w:tcPr>
            <w:tcW w:w="1910" w:type="dxa"/>
            <w:shd w:val="clear" w:color="auto" w:fill="auto"/>
            <w:noWrap/>
            <w:vAlign w:val="bottom"/>
            <w:hideMark/>
          </w:tcPr>
          <w:p w14:paraId="0D68915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r w:rsidR="00E655A0" w:rsidRPr="00E655A0" w14:paraId="2F35636B" w14:textId="77777777" w:rsidTr="00E655A0">
        <w:trPr>
          <w:trHeight w:val="290"/>
        </w:trPr>
        <w:tc>
          <w:tcPr>
            <w:tcW w:w="2453" w:type="dxa"/>
            <w:shd w:val="clear" w:color="auto" w:fill="auto"/>
            <w:noWrap/>
            <w:vAlign w:val="bottom"/>
            <w:hideMark/>
          </w:tcPr>
          <w:p w14:paraId="4C6E41F1"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Shrubland</w:t>
            </w:r>
          </w:p>
        </w:tc>
        <w:tc>
          <w:tcPr>
            <w:tcW w:w="960" w:type="dxa"/>
            <w:shd w:val="clear" w:color="auto" w:fill="auto"/>
            <w:noWrap/>
            <w:vAlign w:val="bottom"/>
            <w:hideMark/>
          </w:tcPr>
          <w:p w14:paraId="3CE48C26"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19%</w:t>
            </w:r>
          </w:p>
        </w:tc>
        <w:tc>
          <w:tcPr>
            <w:tcW w:w="1910" w:type="dxa"/>
            <w:shd w:val="clear" w:color="auto" w:fill="auto"/>
            <w:noWrap/>
            <w:vAlign w:val="bottom"/>
            <w:hideMark/>
          </w:tcPr>
          <w:p w14:paraId="26E1603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22%</w:t>
            </w:r>
          </w:p>
        </w:tc>
      </w:tr>
      <w:tr w:rsidR="00E655A0" w:rsidRPr="00E655A0" w14:paraId="3BC03506" w14:textId="77777777" w:rsidTr="00E655A0">
        <w:trPr>
          <w:trHeight w:val="290"/>
        </w:trPr>
        <w:tc>
          <w:tcPr>
            <w:tcW w:w="2453" w:type="dxa"/>
            <w:tcBorders>
              <w:bottom w:val="single" w:sz="4" w:space="0" w:color="auto"/>
            </w:tcBorders>
            <w:shd w:val="clear" w:color="auto" w:fill="auto"/>
            <w:noWrap/>
            <w:vAlign w:val="bottom"/>
            <w:hideMark/>
          </w:tcPr>
          <w:p w14:paraId="2E33CB40" w14:textId="4F575C21" w:rsidR="00E655A0" w:rsidRPr="00E655A0" w:rsidRDefault="00E655A0" w:rsidP="00E655A0">
            <w:pPr>
              <w:rPr>
                <w:rFonts w:ascii="Calibri" w:eastAsia="Times New Roman" w:hAnsi="Calibri" w:cs="Calibri"/>
                <w:color w:val="000000"/>
              </w:rPr>
            </w:pPr>
            <w:r>
              <w:rPr>
                <w:rFonts w:ascii="Calibri" w:eastAsia="Times New Roman" w:hAnsi="Calibri" w:cs="Calibri"/>
                <w:color w:val="000000"/>
              </w:rPr>
              <w:t>Wetland and m</w:t>
            </w:r>
            <w:r w:rsidRPr="00E655A0">
              <w:rPr>
                <w:rFonts w:ascii="Calibri" w:eastAsia="Times New Roman" w:hAnsi="Calibri" w:cs="Calibri"/>
                <w:color w:val="000000"/>
              </w:rPr>
              <w:t>arsh</w:t>
            </w:r>
          </w:p>
        </w:tc>
        <w:tc>
          <w:tcPr>
            <w:tcW w:w="960" w:type="dxa"/>
            <w:tcBorders>
              <w:bottom w:val="single" w:sz="4" w:space="0" w:color="auto"/>
            </w:tcBorders>
            <w:shd w:val="clear" w:color="auto" w:fill="auto"/>
            <w:noWrap/>
            <w:vAlign w:val="bottom"/>
            <w:hideMark/>
          </w:tcPr>
          <w:p w14:paraId="140925C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w:t>
            </w:r>
          </w:p>
        </w:tc>
        <w:tc>
          <w:tcPr>
            <w:tcW w:w="1910" w:type="dxa"/>
            <w:tcBorders>
              <w:bottom w:val="single" w:sz="4" w:space="0" w:color="auto"/>
            </w:tcBorders>
            <w:shd w:val="clear" w:color="auto" w:fill="auto"/>
            <w:noWrap/>
            <w:vAlign w:val="bottom"/>
            <w:hideMark/>
          </w:tcPr>
          <w:p w14:paraId="3DFA05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bl>
    <w:p w14:paraId="7A31BF57" w14:textId="68C7A53B" w:rsidR="00924307" w:rsidRPr="00924307" w:rsidRDefault="00924307" w:rsidP="00924307">
      <w:pPr>
        <w:rPr>
          <w:rFonts w:cstheme="minorHAnsi"/>
          <w:sz w:val="24"/>
          <w:szCs w:val="24"/>
        </w:rPr>
      </w:pPr>
      <w:r>
        <w:rPr>
          <w:rFonts w:cstheme="minorHAnsi"/>
          <w:sz w:val="24"/>
          <w:szCs w:val="24"/>
        </w:rPr>
        <w:lastRenderedPageBreak/>
        <w:t>Empirical distribution estimates</w:t>
      </w:r>
    </w:p>
    <w:p w14:paraId="399F8A74" w14:textId="14576123" w:rsidR="003C6B8F" w:rsidRDefault="00DB3CB1" w:rsidP="00B7166A">
      <w:pPr>
        <w:spacing w:line="259" w:lineRule="auto"/>
        <w:rPr>
          <w:rFonts w:eastAsiaTheme="minorEastAsia"/>
          <w:sz w:val="24"/>
          <w:szCs w:val="24"/>
        </w:rPr>
      </w:pPr>
      <w:r w:rsidRPr="00DB3CB1">
        <w:rPr>
          <w:rFonts w:cstheme="minorHAnsi"/>
          <w:sz w:val="24"/>
          <w:szCs w:val="24"/>
        </w:rPr>
        <w:tab/>
      </w:r>
      <w:r w:rsidRPr="00DB3CB1">
        <w:rPr>
          <w:rFonts w:eastAsiaTheme="minorEastAsia"/>
          <w:sz w:val="24"/>
          <w:szCs w:val="24"/>
        </w:rPr>
        <w:t>The results of all</w:t>
      </w:r>
      <w:r w:rsidR="00341921">
        <w:rPr>
          <w:rFonts w:eastAsiaTheme="minorEastAsia"/>
          <w:sz w:val="24"/>
          <w:szCs w:val="24"/>
        </w:rPr>
        <w:t xml:space="preserve"> </w:t>
      </w:r>
      <w:r>
        <w:rPr>
          <w:rFonts w:eastAsiaTheme="minorEastAsia"/>
          <w:sz w:val="24"/>
          <w:szCs w:val="24"/>
        </w:rPr>
        <w:t xml:space="preserve">distributions that </w:t>
      </w:r>
      <w:r w:rsidR="006A5591">
        <w:rPr>
          <w:rFonts w:eastAsiaTheme="minorEastAsia"/>
          <w:sz w:val="24"/>
          <w:szCs w:val="24"/>
        </w:rPr>
        <w:t>were estimated</w:t>
      </w:r>
      <w:r>
        <w:rPr>
          <w:rFonts w:eastAsiaTheme="minorEastAsia"/>
          <w:sz w:val="24"/>
          <w:szCs w:val="24"/>
        </w:rPr>
        <w:t xml:space="preserve"> are given in supplementary material. </w:t>
      </w:r>
      <w:r w:rsidR="006A5591">
        <w:rPr>
          <w:rFonts w:eastAsiaTheme="minorEastAsia"/>
          <w:sz w:val="24"/>
          <w:szCs w:val="24"/>
        </w:rPr>
        <w:t>Here we give example results for</w:t>
      </w:r>
      <w:r w:rsidR="00256745">
        <w:rPr>
          <w:rFonts w:eastAsiaTheme="minorEastAsia"/>
          <w:sz w:val="24"/>
          <w:szCs w:val="24"/>
        </w:rPr>
        <w:t xml:space="preserve"> 6</w:t>
      </w:r>
      <w:r w:rsidR="006A5591">
        <w:rPr>
          <w:rFonts w:eastAsiaTheme="minorEastAsia"/>
          <w:sz w:val="24"/>
          <w:szCs w:val="24"/>
        </w:rPr>
        <w:t xml:space="preserve"> representative EVT groups and fuel types. </w:t>
      </w:r>
      <w:commentRangeStart w:id="136"/>
      <w:commentRangeStart w:id="137"/>
      <w:r w:rsidR="008C551D">
        <w:rPr>
          <w:rFonts w:eastAsiaTheme="minorEastAsia"/>
          <w:sz w:val="24"/>
          <w:szCs w:val="24"/>
        </w:rPr>
        <w:t>For eastern hardwood forests common in the continental US, tree loading is best represented by a gamma distribution (with nearly no zeroes). Observed values range from near 0 to near 500 Mg ha</w:t>
      </w:r>
      <w:r w:rsidR="008C551D">
        <w:rPr>
          <w:rFonts w:eastAsiaTheme="minorEastAsia"/>
          <w:sz w:val="24"/>
          <w:szCs w:val="24"/>
          <w:vertAlign w:val="superscript"/>
        </w:rPr>
        <w:t>-1</w:t>
      </w:r>
      <w:r w:rsidR="008C551D">
        <w:rPr>
          <w:rFonts w:eastAsiaTheme="minorEastAsia"/>
          <w:sz w:val="24"/>
          <w:szCs w:val="24"/>
        </w:rPr>
        <w:t xml:space="preserve">, with variability depending on EVT group. </w:t>
      </w:r>
      <w:commentRangeEnd w:id="136"/>
      <w:r w:rsidR="00C12AE0">
        <w:rPr>
          <w:rStyle w:val="CommentReference"/>
        </w:rPr>
        <w:commentReference w:id="136"/>
      </w:r>
      <w:commentRangeEnd w:id="137"/>
      <w:r w:rsidR="00A562D4">
        <w:rPr>
          <w:rStyle w:val="CommentReference"/>
        </w:rPr>
        <w:commentReference w:id="137"/>
      </w:r>
      <w:r w:rsidR="00DC09A0">
        <w:rPr>
          <w:rFonts w:eastAsiaTheme="minorEastAsia"/>
          <w:sz w:val="24"/>
          <w:szCs w:val="24"/>
        </w:rPr>
        <w:t>The example fits given here are all classified as at least “good” or “excellent.”</w:t>
      </w:r>
      <w:r w:rsidR="000C5D23">
        <w:rPr>
          <w:rFonts w:eastAsiaTheme="minorEastAsia"/>
          <w:sz w:val="24"/>
          <w:szCs w:val="24"/>
        </w:rPr>
        <w:t xml:space="preserve"> </w:t>
      </w:r>
    </w:p>
    <w:p w14:paraId="6C84A123" w14:textId="1594FBB3" w:rsidR="00FF2F86" w:rsidRDefault="00710948" w:rsidP="00311584">
      <w:pPr>
        <w:spacing w:line="259" w:lineRule="auto"/>
        <w:rPr>
          <w:rFonts w:eastAsiaTheme="minorEastAsia"/>
          <w:sz w:val="24"/>
          <w:szCs w:val="24"/>
        </w:rPr>
      </w:pPr>
      <w:r>
        <w:rPr>
          <w:rFonts w:eastAsiaTheme="minorEastAsia"/>
          <w:sz w:val="24"/>
          <w:szCs w:val="24"/>
        </w:rPr>
        <w:tab/>
        <w:t xml:space="preserve">A common characteristic of many distributions </w:t>
      </w:r>
      <w:r w:rsidR="00311584">
        <w:rPr>
          <w:rFonts w:eastAsiaTheme="minorEastAsia"/>
          <w:sz w:val="24"/>
          <w:szCs w:val="24"/>
        </w:rPr>
        <w:t>is</w:t>
      </w:r>
      <w:r>
        <w:rPr>
          <w:rFonts w:eastAsiaTheme="minorEastAsia"/>
          <w:sz w:val="24"/>
          <w:szCs w:val="24"/>
        </w:rPr>
        <w:t xml:space="preserve"> the </w:t>
      </w:r>
      <w:r w:rsidR="00311584">
        <w:rPr>
          <w:rFonts w:eastAsiaTheme="minorEastAsia"/>
          <w:sz w:val="24"/>
          <w:szCs w:val="24"/>
        </w:rPr>
        <w:t xml:space="preserve">high proportion of zero values and high </w:t>
      </w:r>
      <w:r w:rsidR="00FF2F86">
        <w:rPr>
          <w:rFonts w:eastAsiaTheme="minorEastAsia"/>
          <w:sz w:val="24"/>
          <w:szCs w:val="24"/>
        </w:rPr>
        <w:t>coefficients</w:t>
      </w:r>
      <w:r w:rsidR="00311584">
        <w:rPr>
          <w:rFonts w:eastAsiaTheme="minorEastAsia"/>
          <w:sz w:val="24"/>
          <w:szCs w:val="24"/>
        </w:rPr>
        <w:t xml:space="preserve"> of variation (CV). </w:t>
      </w:r>
      <w:r w:rsidR="002602FB">
        <w:rPr>
          <w:rFonts w:eastAsiaTheme="minorEastAsia"/>
          <w:sz w:val="24"/>
          <w:szCs w:val="24"/>
        </w:rPr>
        <w:t>The presenc</w:t>
      </w:r>
      <w:r w:rsidR="00EA1483">
        <w:rPr>
          <w:rFonts w:eastAsiaTheme="minorEastAsia"/>
          <w:sz w:val="24"/>
          <w:szCs w:val="24"/>
        </w:rPr>
        <w:t xml:space="preserve">e and amounts of CWD and duff are </w:t>
      </w:r>
      <w:r w:rsidR="002602FB">
        <w:rPr>
          <w:rFonts w:eastAsiaTheme="minorEastAsia"/>
          <w:sz w:val="24"/>
          <w:szCs w:val="24"/>
        </w:rPr>
        <w:t xml:space="preserve">particularly variable across records and </w:t>
      </w:r>
      <w:r w:rsidR="00311584">
        <w:rPr>
          <w:rFonts w:eastAsiaTheme="minorEastAsia"/>
          <w:sz w:val="24"/>
          <w:szCs w:val="24"/>
        </w:rPr>
        <w:t xml:space="preserve">leads to high CV in </w:t>
      </w:r>
      <w:r w:rsidR="00A22A07">
        <w:rPr>
          <w:rFonts w:eastAsiaTheme="minorEastAsia"/>
          <w:sz w:val="24"/>
          <w:szCs w:val="24"/>
        </w:rPr>
        <w:t>distribution estimates</w:t>
      </w:r>
      <w:r w:rsidR="002602FB">
        <w:rPr>
          <w:rFonts w:eastAsiaTheme="minorEastAsia"/>
          <w:sz w:val="24"/>
          <w:szCs w:val="24"/>
        </w:rPr>
        <w:t>.</w:t>
      </w:r>
      <w:r w:rsidR="00057A7C">
        <w:rPr>
          <w:rFonts w:eastAsiaTheme="minorEastAsia"/>
          <w:sz w:val="24"/>
          <w:szCs w:val="24"/>
        </w:rPr>
        <w:t xml:space="preserve"> These</w:t>
      </w:r>
      <w:r w:rsidR="002354B6">
        <w:rPr>
          <w:rFonts w:eastAsiaTheme="minorEastAsia"/>
          <w:sz w:val="24"/>
          <w:szCs w:val="24"/>
        </w:rPr>
        <w:t xml:space="preserve"> two categories also have a broad</w:t>
      </w:r>
      <w:r w:rsidR="00057A7C">
        <w:rPr>
          <w:rFonts w:eastAsiaTheme="minorEastAsia"/>
          <w:sz w:val="24"/>
          <w:szCs w:val="24"/>
        </w:rPr>
        <w:t xml:space="preserve"> </w:t>
      </w:r>
      <w:r w:rsidR="00A22A07">
        <w:rPr>
          <w:rFonts w:eastAsiaTheme="minorEastAsia"/>
          <w:sz w:val="24"/>
          <w:szCs w:val="24"/>
        </w:rPr>
        <w:t>range in reported</w:t>
      </w:r>
      <w:r w:rsidR="00057A7C">
        <w:rPr>
          <w:rFonts w:eastAsiaTheme="minorEastAsia"/>
          <w:sz w:val="24"/>
          <w:szCs w:val="24"/>
        </w:rPr>
        <w:t xml:space="preserve"> </w:t>
      </w:r>
      <w:r w:rsidR="00311584">
        <w:rPr>
          <w:rFonts w:eastAsiaTheme="minorEastAsia"/>
          <w:sz w:val="24"/>
          <w:szCs w:val="24"/>
        </w:rPr>
        <w:t>biomass</w:t>
      </w:r>
      <w:r w:rsidR="00A22A07">
        <w:rPr>
          <w:rFonts w:eastAsiaTheme="minorEastAsia"/>
          <w:sz w:val="24"/>
          <w:szCs w:val="24"/>
        </w:rPr>
        <w:t xml:space="preserve"> values</w:t>
      </w:r>
      <w:r w:rsidR="00057A7C">
        <w:rPr>
          <w:rFonts w:eastAsiaTheme="minorEastAsia"/>
          <w:sz w:val="24"/>
          <w:szCs w:val="24"/>
        </w:rPr>
        <w:t xml:space="preserve">. For example, in the 3 sample </w:t>
      </w:r>
      <w:r w:rsidR="00256745">
        <w:rPr>
          <w:rFonts w:eastAsiaTheme="minorEastAsia"/>
          <w:sz w:val="24"/>
          <w:szCs w:val="24"/>
        </w:rPr>
        <w:t xml:space="preserve">mixed hardwood forest distributions (Figure 1), CWD ranges from 0-50 Mg/ha (Table 5), and the proportion of zero values is 5.6% in yellow birch and sugar maple (YB-SM) distributions, 14% in beech-maple-basswood (B-M-B) forests and nearly half of all records for eastern floodplain forests (47%). Mean CWD loadings are quite similar across all mixed hardwood sites as are the shapes of the distributions. In the three </w:t>
      </w:r>
      <w:r w:rsidR="00057A7C">
        <w:rPr>
          <w:rFonts w:eastAsiaTheme="minorEastAsia"/>
          <w:sz w:val="24"/>
          <w:szCs w:val="24"/>
        </w:rPr>
        <w:t>conifer forest distr</w:t>
      </w:r>
      <w:r w:rsidR="00311584">
        <w:rPr>
          <w:rFonts w:eastAsiaTheme="minorEastAsia"/>
          <w:sz w:val="24"/>
          <w:szCs w:val="24"/>
        </w:rPr>
        <w:t>ibution</w:t>
      </w:r>
      <w:r w:rsidR="00057A7C">
        <w:rPr>
          <w:rFonts w:eastAsiaTheme="minorEastAsia"/>
          <w:sz w:val="24"/>
          <w:szCs w:val="24"/>
        </w:rPr>
        <w:t>s</w:t>
      </w:r>
      <w:r w:rsidR="002354B6">
        <w:rPr>
          <w:rFonts w:eastAsiaTheme="minorEastAsia"/>
          <w:sz w:val="24"/>
          <w:szCs w:val="24"/>
        </w:rPr>
        <w:t xml:space="preserve"> highlighted here</w:t>
      </w:r>
      <w:r w:rsidR="00256745">
        <w:rPr>
          <w:rFonts w:eastAsiaTheme="minorEastAsia"/>
          <w:sz w:val="24"/>
          <w:szCs w:val="24"/>
        </w:rPr>
        <w:t xml:space="preserve"> (Figure 2</w:t>
      </w:r>
      <w:r w:rsidR="00057A7C">
        <w:rPr>
          <w:rFonts w:eastAsiaTheme="minorEastAsia"/>
          <w:sz w:val="24"/>
          <w:szCs w:val="24"/>
        </w:rPr>
        <w:t xml:space="preserve">), CWD ranges from 0 to nearly 150 Mg/ha, and the </w:t>
      </w:r>
      <w:r w:rsidR="002354B6">
        <w:rPr>
          <w:rFonts w:eastAsiaTheme="minorEastAsia"/>
          <w:sz w:val="24"/>
          <w:szCs w:val="24"/>
        </w:rPr>
        <w:t>proportion of records with a zero value</w:t>
      </w:r>
      <w:r w:rsidR="00057A7C">
        <w:rPr>
          <w:rFonts w:eastAsiaTheme="minorEastAsia"/>
          <w:sz w:val="24"/>
          <w:szCs w:val="24"/>
        </w:rPr>
        <w:t xml:space="preserve"> ranges from 8 to 21%.</w:t>
      </w:r>
      <w:r w:rsidR="00FF2F86">
        <w:rPr>
          <w:rFonts w:eastAsiaTheme="minorEastAsia"/>
          <w:sz w:val="24"/>
          <w:szCs w:val="24"/>
        </w:rPr>
        <w:t xml:space="preserve"> Mean CWD is greatest in Douglas-fir/ponderosa pine/lodgepole pine (DF-PP-LP) forests and lowest in peat forests. In each case, standard deviations meet or exceed estimated means</w:t>
      </w:r>
      <w:r w:rsidR="00A22A07">
        <w:rPr>
          <w:rFonts w:eastAsiaTheme="minorEastAsia"/>
          <w:sz w:val="24"/>
          <w:szCs w:val="24"/>
        </w:rPr>
        <w:t xml:space="preserve"> (Table </w:t>
      </w:r>
      <w:r w:rsidR="004E5D3F">
        <w:rPr>
          <w:rFonts w:eastAsiaTheme="minorEastAsia"/>
          <w:sz w:val="24"/>
          <w:szCs w:val="24"/>
        </w:rPr>
        <w:t>5</w:t>
      </w:r>
      <w:r w:rsidR="00A22A07">
        <w:rPr>
          <w:rFonts w:eastAsiaTheme="minorEastAsia"/>
          <w:sz w:val="24"/>
          <w:szCs w:val="24"/>
        </w:rPr>
        <w:t>)</w:t>
      </w:r>
      <w:r w:rsidR="00FF2F86">
        <w:rPr>
          <w:rFonts w:eastAsiaTheme="minorEastAsia"/>
          <w:sz w:val="24"/>
          <w:szCs w:val="24"/>
        </w:rPr>
        <w:t xml:space="preserve">. </w:t>
      </w:r>
    </w:p>
    <w:p w14:paraId="1E240472" w14:textId="0454CE7C" w:rsidR="00311584" w:rsidRDefault="00D10F12" w:rsidP="00FF2F86">
      <w:pPr>
        <w:spacing w:line="259" w:lineRule="auto"/>
        <w:ind w:firstLine="720"/>
        <w:rPr>
          <w:rFonts w:eastAsiaTheme="minorEastAsia"/>
          <w:sz w:val="24"/>
          <w:szCs w:val="24"/>
        </w:rPr>
      </w:pPr>
      <w:r>
        <w:rPr>
          <w:rFonts w:eastAsiaTheme="minorEastAsia"/>
          <w:sz w:val="24"/>
          <w:szCs w:val="24"/>
        </w:rPr>
        <w:t>Relative to CWD, duff records ha</w:t>
      </w:r>
      <w:r w:rsidR="00175F2D">
        <w:rPr>
          <w:rFonts w:eastAsiaTheme="minorEastAsia"/>
          <w:sz w:val="24"/>
          <w:szCs w:val="24"/>
        </w:rPr>
        <w:t>ve</w:t>
      </w:r>
      <w:r>
        <w:rPr>
          <w:rFonts w:eastAsiaTheme="minorEastAsia"/>
          <w:sz w:val="24"/>
          <w:szCs w:val="24"/>
        </w:rPr>
        <w:t xml:space="preserve"> a relatively low proportion of zero values </w:t>
      </w:r>
      <w:r>
        <w:rPr>
          <w:rFonts w:eastAsiaTheme="minorEastAsia"/>
          <w:sz w:val="24"/>
          <w:szCs w:val="24"/>
        </w:rPr>
        <w:t xml:space="preserve"> </w:t>
      </w:r>
      <w:r w:rsidR="00311584">
        <w:rPr>
          <w:rFonts w:eastAsiaTheme="minorEastAsia"/>
          <w:sz w:val="24"/>
          <w:szCs w:val="24"/>
        </w:rPr>
        <w:t>(4.4 to</w:t>
      </w:r>
      <w:r w:rsidR="00A22A07">
        <w:rPr>
          <w:rFonts w:eastAsiaTheme="minorEastAsia"/>
          <w:sz w:val="24"/>
          <w:szCs w:val="24"/>
        </w:rPr>
        <w:t xml:space="preserve"> 7.3%).</w:t>
      </w:r>
      <w:r>
        <w:rPr>
          <w:rFonts w:eastAsiaTheme="minorEastAsia"/>
          <w:sz w:val="24"/>
          <w:szCs w:val="24"/>
        </w:rPr>
        <w:t xml:space="preserve"> Duff</w:t>
      </w:r>
      <w:r w:rsidR="00311584">
        <w:rPr>
          <w:rFonts w:eastAsiaTheme="minorEastAsia"/>
          <w:sz w:val="24"/>
          <w:szCs w:val="24"/>
        </w:rPr>
        <w:t xml:space="preserve"> loading</w:t>
      </w:r>
      <w:r w:rsidR="00A22A07">
        <w:rPr>
          <w:rFonts w:eastAsiaTheme="minorEastAsia"/>
          <w:sz w:val="24"/>
          <w:szCs w:val="24"/>
        </w:rPr>
        <w:t>s</w:t>
      </w:r>
      <w:r w:rsidR="00311584">
        <w:rPr>
          <w:rFonts w:eastAsiaTheme="minorEastAsia"/>
          <w:sz w:val="24"/>
          <w:szCs w:val="24"/>
        </w:rPr>
        <w:t xml:space="preserve"> range widely from 0 to 250 Mg/ha in peatland forests and 0 to &gt;100 Mg/ha in the other sample conifer forests. </w:t>
      </w:r>
      <w:r w:rsidR="00FF2F86">
        <w:rPr>
          <w:rFonts w:eastAsiaTheme="minorEastAsia"/>
          <w:sz w:val="24"/>
          <w:szCs w:val="24"/>
        </w:rPr>
        <w:t xml:space="preserve">Mean duff loading is markedly higher in peatland forests (73 Mg/ha) compared to the other conifer forests (16-20 Mg/ha), and as with CWD, standard deviations are </w:t>
      </w:r>
      <w:r>
        <w:rPr>
          <w:rFonts w:eastAsiaTheme="minorEastAsia"/>
          <w:sz w:val="24"/>
          <w:szCs w:val="24"/>
        </w:rPr>
        <w:t>high</w:t>
      </w:r>
      <w:r w:rsidR="00FF2F86">
        <w:rPr>
          <w:rFonts w:eastAsiaTheme="minorEastAsia"/>
          <w:sz w:val="24"/>
          <w:szCs w:val="24"/>
        </w:rPr>
        <w:t xml:space="preserve">. Presence of duff is more </w:t>
      </w:r>
      <w:r w:rsidR="002354B6">
        <w:rPr>
          <w:rFonts w:eastAsiaTheme="minorEastAsia"/>
          <w:sz w:val="24"/>
          <w:szCs w:val="24"/>
        </w:rPr>
        <w:t>variable in the 3 sample mixed hardwood forests than conifer forests</w:t>
      </w:r>
      <w:r w:rsidR="00FF2F86">
        <w:rPr>
          <w:rFonts w:eastAsiaTheme="minorEastAsia"/>
          <w:sz w:val="24"/>
          <w:szCs w:val="24"/>
        </w:rPr>
        <w:t xml:space="preserve"> with the proportion of records without duff ranging from 4.5 to 23%. Mean duff loading </w:t>
      </w:r>
      <w:r w:rsidR="00A22A07">
        <w:rPr>
          <w:rFonts w:eastAsiaTheme="minorEastAsia"/>
          <w:sz w:val="24"/>
          <w:szCs w:val="24"/>
        </w:rPr>
        <w:t xml:space="preserve">ranges from 8 to 23 Mg/ha in </w:t>
      </w:r>
      <w:r w:rsidR="00FF2F86">
        <w:rPr>
          <w:rFonts w:eastAsiaTheme="minorEastAsia"/>
          <w:sz w:val="24"/>
          <w:szCs w:val="24"/>
        </w:rPr>
        <w:t>mixed</w:t>
      </w:r>
      <w:r w:rsidR="002354B6">
        <w:rPr>
          <w:rFonts w:eastAsiaTheme="minorEastAsia"/>
          <w:sz w:val="24"/>
          <w:szCs w:val="24"/>
        </w:rPr>
        <w:t xml:space="preserve"> hardwood EVT groups</w:t>
      </w:r>
      <w:r w:rsidR="00A22A07">
        <w:rPr>
          <w:rFonts w:eastAsiaTheme="minorEastAsia"/>
          <w:sz w:val="24"/>
          <w:szCs w:val="24"/>
        </w:rPr>
        <w:t>, and</w:t>
      </w:r>
      <w:r w:rsidR="00FF2F86">
        <w:rPr>
          <w:rFonts w:eastAsiaTheme="minorEastAsia"/>
          <w:sz w:val="24"/>
          <w:szCs w:val="24"/>
        </w:rPr>
        <w:t xml:space="preserve"> standard deviations either exceed or are close to the estimated mean.</w:t>
      </w:r>
    </w:p>
    <w:p w14:paraId="1BE86D87" w14:textId="7DB63CC4" w:rsidR="006A66B5" w:rsidRDefault="00311584" w:rsidP="00311584">
      <w:pPr>
        <w:spacing w:line="259" w:lineRule="auto"/>
        <w:rPr>
          <w:rFonts w:eastAsiaTheme="minorEastAsia"/>
          <w:sz w:val="24"/>
          <w:szCs w:val="24"/>
        </w:rPr>
      </w:pPr>
      <w:r>
        <w:rPr>
          <w:rFonts w:eastAsiaTheme="minorEastAsia"/>
          <w:sz w:val="24"/>
          <w:szCs w:val="24"/>
        </w:rPr>
        <w:tab/>
      </w:r>
      <w:r w:rsidR="00D10F12">
        <w:rPr>
          <w:rFonts w:eastAsiaTheme="minorEastAsia"/>
          <w:sz w:val="24"/>
          <w:szCs w:val="24"/>
        </w:rPr>
        <w:t>L</w:t>
      </w:r>
      <w:r>
        <w:rPr>
          <w:rFonts w:eastAsiaTheme="minorEastAsia"/>
          <w:sz w:val="24"/>
          <w:szCs w:val="24"/>
        </w:rPr>
        <w:t xml:space="preserve">itter and total aboveground biomass (TAB) of trees </w:t>
      </w:r>
      <w:r w:rsidR="00D10F12">
        <w:rPr>
          <w:rFonts w:eastAsiaTheme="minorEastAsia"/>
          <w:sz w:val="24"/>
          <w:szCs w:val="24"/>
        </w:rPr>
        <w:t>have</w:t>
      </w:r>
      <w:r w:rsidR="006A66B5">
        <w:rPr>
          <w:rFonts w:eastAsiaTheme="minorEastAsia"/>
          <w:sz w:val="24"/>
          <w:szCs w:val="24"/>
        </w:rPr>
        <w:t xml:space="preserve"> less than 5% of records with zero values in </w:t>
      </w:r>
      <w:r w:rsidR="003A0BD3">
        <w:rPr>
          <w:rFonts w:eastAsiaTheme="minorEastAsia"/>
          <w:sz w:val="24"/>
          <w:szCs w:val="24"/>
        </w:rPr>
        <w:t>the database records</w:t>
      </w:r>
      <w:r w:rsidR="006A66B5">
        <w:rPr>
          <w:rFonts w:eastAsiaTheme="minorEastAsia"/>
          <w:sz w:val="24"/>
          <w:szCs w:val="24"/>
        </w:rPr>
        <w:t xml:space="preserve">. </w:t>
      </w:r>
      <w:r>
        <w:rPr>
          <w:rFonts w:eastAsiaTheme="minorEastAsia"/>
          <w:sz w:val="24"/>
          <w:szCs w:val="24"/>
        </w:rPr>
        <w:t>Tree TAB ranges from 0-</w:t>
      </w:r>
      <w:r w:rsidR="00FF2F86">
        <w:rPr>
          <w:rFonts w:eastAsiaTheme="minorEastAsia"/>
          <w:sz w:val="24"/>
          <w:szCs w:val="24"/>
        </w:rPr>
        <w:t xml:space="preserve">500 Mg/ha for conifer forests with highest mean tree biomass in </w:t>
      </w:r>
      <w:r w:rsidR="006A66B5">
        <w:rPr>
          <w:rFonts w:eastAsiaTheme="minorEastAsia"/>
          <w:sz w:val="24"/>
          <w:szCs w:val="24"/>
        </w:rPr>
        <w:t>DF-PP-LP forests (134 Mg/ha) compared to 75 Mg/ha for the other forest types. Mean tree TAB is comparable for mixed hard</w:t>
      </w:r>
      <w:r w:rsidR="00A22A07">
        <w:rPr>
          <w:rFonts w:eastAsiaTheme="minorEastAsia"/>
          <w:sz w:val="24"/>
          <w:szCs w:val="24"/>
        </w:rPr>
        <w:t>wood sites, ranging f</w:t>
      </w:r>
      <w:r w:rsidR="006A66B5">
        <w:rPr>
          <w:rFonts w:eastAsiaTheme="minorEastAsia"/>
          <w:sz w:val="24"/>
          <w:szCs w:val="24"/>
        </w:rPr>
        <w:t>r</w:t>
      </w:r>
      <w:r w:rsidR="00A22A07">
        <w:rPr>
          <w:rFonts w:eastAsiaTheme="minorEastAsia"/>
          <w:sz w:val="24"/>
          <w:szCs w:val="24"/>
        </w:rPr>
        <w:t>o</w:t>
      </w:r>
      <w:r w:rsidR="006A66B5">
        <w:rPr>
          <w:rFonts w:eastAsiaTheme="minorEastAsia"/>
          <w:sz w:val="24"/>
          <w:szCs w:val="24"/>
        </w:rPr>
        <w:t xml:space="preserve">m 91 Mg/ha in eastern floodplain </w:t>
      </w:r>
      <w:r w:rsidR="00EA1483">
        <w:rPr>
          <w:rFonts w:eastAsiaTheme="minorEastAsia"/>
          <w:sz w:val="24"/>
          <w:szCs w:val="24"/>
        </w:rPr>
        <w:t>forests</w:t>
      </w:r>
      <w:r w:rsidR="006A66B5">
        <w:rPr>
          <w:rFonts w:eastAsiaTheme="minorEastAsia"/>
          <w:sz w:val="24"/>
          <w:szCs w:val="24"/>
        </w:rPr>
        <w:t xml:space="preserve"> to 135 Mg/ha in YB-SM forests and high standard deviation and CV values.</w:t>
      </w:r>
    </w:p>
    <w:p w14:paraId="6AC9E87E" w14:textId="77777777" w:rsidR="00245DB1" w:rsidRDefault="00245DB1" w:rsidP="00311584">
      <w:pPr>
        <w:spacing w:line="259" w:lineRule="auto"/>
        <w:rPr>
          <w:rFonts w:eastAsiaTheme="minorEastAsia"/>
          <w:sz w:val="24"/>
          <w:szCs w:val="24"/>
        </w:rPr>
      </w:pPr>
    </w:p>
    <w:p w14:paraId="55160FDF" w14:textId="2BCD30AE" w:rsidR="00245DB1" w:rsidRDefault="00245DB1" w:rsidP="00311584">
      <w:pPr>
        <w:spacing w:line="259" w:lineRule="auto"/>
        <w:rPr>
          <w:rFonts w:eastAsiaTheme="minorEastAsia"/>
          <w:sz w:val="24"/>
          <w:szCs w:val="24"/>
        </w:rPr>
      </w:pPr>
      <w:r>
        <w:rPr>
          <w:rFonts w:eastAsiaTheme="minorEastAsia"/>
          <w:sz w:val="24"/>
          <w:szCs w:val="24"/>
        </w:rPr>
        <w:t>Comparison with mapped estimates</w:t>
      </w:r>
    </w:p>
    <w:p w14:paraId="07DDC67B" w14:textId="3CE3F059" w:rsidR="00EA1483" w:rsidRDefault="00256745" w:rsidP="00311584">
      <w:pPr>
        <w:spacing w:line="259" w:lineRule="auto"/>
        <w:rPr>
          <w:rFonts w:eastAsiaTheme="minorEastAsia"/>
          <w:sz w:val="24"/>
          <w:szCs w:val="24"/>
        </w:rPr>
      </w:pPr>
      <w:r>
        <w:rPr>
          <w:rFonts w:eastAsiaTheme="minorEastAsia"/>
          <w:sz w:val="24"/>
          <w:szCs w:val="24"/>
        </w:rPr>
        <w:tab/>
        <w:t xml:space="preserve">Mapped fuel loading values from FCCS and </w:t>
      </w:r>
      <w:r w:rsidR="004E5D3F">
        <w:rPr>
          <w:rFonts w:eastAsiaTheme="minorEastAsia"/>
          <w:sz w:val="24"/>
          <w:szCs w:val="24"/>
        </w:rPr>
        <w:t>FLMs</w:t>
      </w:r>
      <w:r>
        <w:rPr>
          <w:rFonts w:eastAsiaTheme="minorEastAsia"/>
          <w:sz w:val="24"/>
          <w:szCs w:val="24"/>
        </w:rPr>
        <w:t xml:space="preserve"> across the 6 repr</w:t>
      </w:r>
      <w:r w:rsidR="00425FAC">
        <w:rPr>
          <w:rFonts w:eastAsiaTheme="minorEastAsia"/>
          <w:sz w:val="24"/>
          <w:szCs w:val="24"/>
        </w:rPr>
        <w:t>esentative forest types often fa</w:t>
      </w:r>
      <w:r>
        <w:rPr>
          <w:rFonts w:eastAsiaTheme="minorEastAsia"/>
          <w:sz w:val="24"/>
          <w:szCs w:val="24"/>
        </w:rPr>
        <w:t xml:space="preserve">ll within fitted distributions but with </w:t>
      </w:r>
      <w:r w:rsidR="00245DB1">
        <w:rPr>
          <w:rFonts w:eastAsiaTheme="minorEastAsia"/>
          <w:sz w:val="24"/>
          <w:szCs w:val="24"/>
        </w:rPr>
        <w:t>notable e</w:t>
      </w:r>
      <w:r>
        <w:rPr>
          <w:rFonts w:eastAsiaTheme="minorEastAsia"/>
          <w:sz w:val="24"/>
          <w:szCs w:val="24"/>
        </w:rPr>
        <w:t xml:space="preserve">xceptions. For CWD, FCCS </w:t>
      </w:r>
      <w:proofErr w:type="spellStart"/>
      <w:r>
        <w:rPr>
          <w:rFonts w:eastAsiaTheme="minorEastAsia"/>
          <w:sz w:val="24"/>
          <w:szCs w:val="24"/>
        </w:rPr>
        <w:t>fuelbed</w:t>
      </w:r>
      <w:proofErr w:type="spellEnd"/>
      <w:r>
        <w:rPr>
          <w:rFonts w:eastAsiaTheme="minorEastAsia"/>
          <w:sz w:val="24"/>
          <w:szCs w:val="24"/>
        </w:rPr>
        <w:t xml:space="preserve"> values </w:t>
      </w:r>
      <w:r w:rsidR="00425FAC">
        <w:rPr>
          <w:rFonts w:eastAsiaTheme="minorEastAsia"/>
          <w:sz w:val="24"/>
          <w:szCs w:val="24"/>
        </w:rPr>
        <w:t>match</w:t>
      </w:r>
      <w:r>
        <w:rPr>
          <w:rFonts w:eastAsiaTheme="minorEastAsia"/>
          <w:sz w:val="24"/>
          <w:szCs w:val="24"/>
        </w:rPr>
        <w:t xml:space="preserve"> mean distribution</w:t>
      </w:r>
      <w:r w:rsidR="004E5D3F">
        <w:rPr>
          <w:rFonts w:eastAsiaTheme="minorEastAsia"/>
          <w:sz w:val="24"/>
          <w:szCs w:val="24"/>
        </w:rPr>
        <w:t xml:space="preserve"> f</w:t>
      </w:r>
      <w:r w:rsidR="00425FAC">
        <w:rPr>
          <w:rFonts w:eastAsiaTheme="minorEastAsia"/>
          <w:sz w:val="24"/>
          <w:szCs w:val="24"/>
        </w:rPr>
        <w:t>its for eastern hardwoods but a</w:t>
      </w:r>
      <w:r w:rsidR="004E5D3F">
        <w:rPr>
          <w:rFonts w:eastAsiaTheme="minorEastAsia"/>
          <w:sz w:val="24"/>
          <w:szCs w:val="24"/>
        </w:rPr>
        <w:t>re high for peatland forests</w:t>
      </w:r>
      <w:r w:rsidR="00425FAC">
        <w:rPr>
          <w:rFonts w:eastAsiaTheme="minorEastAsia"/>
          <w:sz w:val="24"/>
          <w:szCs w:val="24"/>
        </w:rPr>
        <w:t>, exceeding the Q3 value, and a</w:t>
      </w:r>
      <w:r w:rsidR="004E5D3F">
        <w:rPr>
          <w:rFonts w:eastAsiaTheme="minorEastAsia"/>
          <w:sz w:val="24"/>
          <w:szCs w:val="24"/>
        </w:rPr>
        <w:t>re also high for ponderosa pine forests</w:t>
      </w:r>
      <w:r w:rsidR="00563433">
        <w:rPr>
          <w:rFonts w:eastAsiaTheme="minorEastAsia"/>
          <w:sz w:val="24"/>
          <w:szCs w:val="24"/>
        </w:rPr>
        <w:t xml:space="preserve"> (Figure 4)</w:t>
      </w:r>
      <w:r w:rsidR="004E5D3F">
        <w:rPr>
          <w:rFonts w:eastAsiaTheme="minorEastAsia"/>
          <w:sz w:val="24"/>
          <w:szCs w:val="24"/>
        </w:rPr>
        <w:t xml:space="preserve">. In contrast, the FCCS CWD values for </w:t>
      </w:r>
      <w:r w:rsidR="00425FAC">
        <w:rPr>
          <w:rFonts w:eastAsiaTheme="minorEastAsia"/>
          <w:sz w:val="24"/>
          <w:szCs w:val="24"/>
        </w:rPr>
        <w:t>DF-PP-LP forests fa</w:t>
      </w:r>
      <w:r w:rsidR="004E5D3F">
        <w:rPr>
          <w:rFonts w:eastAsiaTheme="minorEastAsia"/>
          <w:sz w:val="24"/>
          <w:szCs w:val="24"/>
        </w:rPr>
        <w:t>ll</w:t>
      </w:r>
      <w:r w:rsidR="00425FAC">
        <w:rPr>
          <w:rFonts w:eastAsiaTheme="minorEastAsia"/>
          <w:sz w:val="24"/>
          <w:szCs w:val="24"/>
        </w:rPr>
        <w:t>s</w:t>
      </w:r>
      <w:r w:rsidR="004E5D3F">
        <w:rPr>
          <w:rFonts w:eastAsiaTheme="minorEastAsia"/>
          <w:sz w:val="24"/>
          <w:szCs w:val="24"/>
        </w:rPr>
        <w:t xml:space="preserve"> below the Q1 value for that EVT g</w:t>
      </w:r>
      <w:r w:rsidR="00245DB1">
        <w:rPr>
          <w:rFonts w:eastAsiaTheme="minorEastAsia"/>
          <w:sz w:val="24"/>
          <w:szCs w:val="24"/>
        </w:rPr>
        <w:t xml:space="preserve">roup. CWD values </w:t>
      </w:r>
      <w:r w:rsidR="00245DB1">
        <w:rPr>
          <w:rFonts w:eastAsiaTheme="minorEastAsia"/>
          <w:sz w:val="24"/>
          <w:szCs w:val="24"/>
        </w:rPr>
        <w:lastRenderedPageBreak/>
        <w:t>for mapped FLMs</w:t>
      </w:r>
      <w:r w:rsidR="00425FAC">
        <w:rPr>
          <w:rFonts w:eastAsiaTheme="minorEastAsia"/>
          <w:sz w:val="24"/>
          <w:szCs w:val="24"/>
        </w:rPr>
        <w:t xml:space="preserve"> a</w:t>
      </w:r>
      <w:r w:rsidR="004E5D3F">
        <w:rPr>
          <w:rFonts w:eastAsiaTheme="minorEastAsia"/>
          <w:sz w:val="24"/>
          <w:szCs w:val="24"/>
        </w:rPr>
        <w:t>re low</w:t>
      </w:r>
      <w:r w:rsidR="00425FAC">
        <w:rPr>
          <w:rFonts w:eastAsiaTheme="minorEastAsia"/>
          <w:sz w:val="24"/>
          <w:szCs w:val="24"/>
        </w:rPr>
        <w:t xml:space="preserve"> across all EVT Groups, </w:t>
      </w:r>
      <w:r w:rsidR="004E5D3F">
        <w:rPr>
          <w:rFonts w:eastAsiaTheme="minorEastAsia"/>
          <w:sz w:val="24"/>
          <w:szCs w:val="24"/>
        </w:rPr>
        <w:t>either at or below the Q1 value. When translated into PM</w:t>
      </w:r>
      <w:r w:rsidR="004E5D3F" w:rsidRPr="00A562D4">
        <w:rPr>
          <w:rFonts w:eastAsiaTheme="minorEastAsia"/>
          <w:sz w:val="24"/>
          <w:szCs w:val="24"/>
          <w:vertAlign w:val="subscript"/>
        </w:rPr>
        <w:t xml:space="preserve">2.5 </w:t>
      </w:r>
      <w:r w:rsidR="004E5D3F">
        <w:rPr>
          <w:rFonts w:eastAsiaTheme="minorEastAsia"/>
          <w:sz w:val="24"/>
          <w:szCs w:val="24"/>
        </w:rPr>
        <w:t>emissions under a dry fuel moisture sce</w:t>
      </w:r>
      <w:r w:rsidR="00563433">
        <w:rPr>
          <w:rFonts w:eastAsiaTheme="minorEastAsia"/>
          <w:sz w:val="24"/>
          <w:szCs w:val="24"/>
        </w:rPr>
        <w:t>nario, mapped FCCS values</w:t>
      </w:r>
      <w:r w:rsidR="00547614">
        <w:rPr>
          <w:rFonts w:eastAsiaTheme="minorEastAsia"/>
          <w:sz w:val="24"/>
          <w:szCs w:val="24"/>
        </w:rPr>
        <w:t xml:space="preserve"> produce similar emissions estimates to the mean (Q2) distribution fit for the eastern hardwoods but </w:t>
      </w:r>
      <w:r w:rsidR="00563433">
        <w:rPr>
          <w:rFonts w:eastAsiaTheme="minorEastAsia"/>
          <w:sz w:val="24"/>
          <w:szCs w:val="24"/>
        </w:rPr>
        <w:t>are</w:t>
      </w:r>
      <w:r w:rsidR="00547614">
        <w:rPr>
          <w:rFonts w:eastAsiaTheme="minorEastAsia"/>
          <w:sz w:val="24"/>
          <w:szCs w:val="24"/>
        </w:rPr>
        <w:t xml:space="preserve"> high for peatland and ponderosa pine forests and low for DF-PP-LP forests.</w:t>
      </w:r>
      <w:r w:rsidR="00563433">
        <w:rPr>
          <w:rFonts w:eastAsiaTheme="minorEastAsia"/>
          <w:sz w:val="24"/>
          <w:szCs w:val="24"/>
        </w:rPr>
        <w:t xml:space="preserve"> Using the FLM CWD values </w:t>
      </w:r>
      <w:r w:rsidR="00547614">
        <w:rPr>
          <w:rFonts w:eastAsiaTheme="minorEastAsia"/>
          <w:sz w:val="24"/>
          <w:szCs w:val="24"/>
        </w:rPr>
        <w:t>underpredict</w:t>
      </w:r>
      <w:r w:rsidR="00563433">
        <w:rPr>
          <w:rFonts w:eastAsiaTheme="minorEastAsia"/>
          <w:sz w:val="24"/>
          <w:szCs w:val="24"/>
        </w:rPr>
        <w:t>s</w:t>
      </w:r>
      <w:r w:rsidR="00547614">
        <w:rPr>
          <w:rFonts w:eastAsiaTheme="minorEastAsia"/>
          <w:sz w:val="24"/>
          <w:szCs w:val="24"/>
        </w:rPr>
        <w:t xml:space="preserve"> emissions relative to fitted distributions. For example, </w:t>
      </w:r>
      <w:r w:rsidR="00563433">
        <w:rPr>
          <w:rFonts w:eastAsiaTheme="minorEastAsia"/>
          <w:sz w:val="24"/>
          <w:szCs w:val="24"/>
        </w:rPr>
        <w:t>for the DF-PP-LP EVT group</w:t>
      </w:r>
      <w:r w:rsidR="00547614">
        <w:rPr>
          <w:rFonts w:eastAsiaTheme="minorEastAsia"/>
          <w:sz w:val="24"/>
          <w:szCs w:val="24"/>
        </w:rPr>
        <w:t>, using the mapped FCCS value to estimate emissions would predict 292 kg/ha vs 78 kg/ha from the FLM mapped value and 696 for the mean fitted distribution (Q2) value.</w:t>
      </w:r>
    </w:p>
    <w:p w14:paraId="41866304" w14:textId="2288F1A6" w:rsidR="00547614" w:rsidRDefault="00547614" w:rsidP="00311584">
      <w:pPr>
        <w:spacing w:line="259" w:lineRule="auto"/>
        <w:rPr>
          <w:rFonts w:eastAsiaTheme="minorEastAsia"/>
          <w:sz w:val="24"/>
          <w:szCs w:val="24"/>
        </w:rPr>
      </w:pPr>
      <w:r>
        <w:rPr>
          <w:rFonts w:eastAsiaTheme="minorEastAsia"/>
          <w:sz w:val="24"/>
          <w:szCs w:val="24"/>
        </w:rPr>
        <w:tab/>
        <w:t>Mapped</w:t>
      </w:r>
      <w:r w:rsidR="00D6761A">
        <w:rPr>
          <w:rFonts w:eastAsiaTheme="minorEastAsia"/>
          <w:sz w:val="24"/>
          <w:szCs w:val="24"/>
        </w:rPr>
        <w:t xml:space="preserve"> FCCS and FLM</w:t>
      </w:r>
      <w:r w:rsidR="00245DB1">
        <w:rPr>
          <w:rFonts w:eastAsiaTheme="minorEastAsia"/>
          <w:sz w:val="24"/>
          <w:szCs w:val="24"/>
        </w:rPr>
        <w:t xml:space="preserve"> </w:t>
      </w:r>
      <w:r w:rsidR="00563433">
        <w:rPr>
          <w:rFonts w:eastAsiaTheme="minorEastAsia"/>
          <w:sz w:val="24"/>
          <w:szCs w:val="24"/>
        </w:rPr>
        <w:t>estimates of litter generally a</w:t>
      </w:r>
      <w:r w:rsidR="00245DB1">
        <w:rPr>
          <w:rFonts w:eastAsiaTheme="minorEastAsia"/>
          <w:sz w:val="24"/>
          <w:szCs w:val="24"/>
        </w:rPr>
        <w:t>re</w:t>
      </w:r>
      <w:r>
        <w:rPr>
          <w:rFonts w:eastAsiaTheme="minorEastAsia"/>
          <w:sz w:val="24"/>
          <w:szCs w:val="24"/>
        </w:rPr>
        <w:t xml:space="preserve"> much lower than Q1 values for the 6 representative forest types. </w:t>
      </w:r>
      <w:r w:rsidR="00425FAC">
        <w:rPr>
          <w:rFonts w:eastAsiaTheme="minorEastAsia"/>
          <w:sz w:val="24"/>
          <w:szCs w:val="24"/>
        </w:rPr>
        <w:t>However the FLM</w:t>
      </w:r>
      <w:r w:rsidR="00563433">
        <w:rPr>
          <w:rFonts w:eastAsiaTheme="minorEastAsia"/>
          <w:sz w:val="24"/>
          <w:szCs w:val="24"/>
        </w:rPr>
        <w:t xml:space="preserve"> estimate for peatland litter i</w:t>
      </w:r>
      <w:r w:rsidR="00425FAC">
        <w:rPr>
          <w:rFonts w:eastAsiaTheme="minorEastAsia"/>
          <w:sz w:val="24"/>
          <w:szCs w:val="24"/>
        </w:rPr>
        <w:t xml:space="preserve">s </w:t>
      </w:r>
      <w:r>
        <w:rPr>
          <w:rFonts w:eastAsiaTheme="minorEastAsia"/>
          <w:sz w:val="24"/>
          <w:szCs w:val="24"/>
        </w:rPr>
        <w:t xml:space="preserve">very high </w:t>
      </w:r>
      <w:r w:rsidR="00425FAC">
        <w:rPr>
          <w:rFonts w:eastAsiaTheme="minorEastAsia"/>
          <w:sz w:val="24"/>
          <w:szCs w:val="24"/>
        </w:rPr>
        <w:t xml:space="preserve">and </w:t>
      </w:r>
      <w:r w:rsidR="00563433">
        <w:rPr>
          <w:rFonts w:eastAsiaTheme="minorEastAsia"/>
          <w:sz w:val="24"/>
          <w:szCs w:val="24"/>
        </w:rPr>
        <w:t>nearly matches</w:t>
      </w:r>
      <w:r w:rsidR="00A279B7">
        <w:rPr>
          <w:rFonts w:eastAsiaTheme="minorEastAsia"/>
          <w:sz w:val="24"/>
          <w:szCs w:val="24"/>
        </w:rPr>
        <w:t xml:space="preserve"> the Q3 value. Be</w:t>
      </w:r>
      <w:r w:rsidR="00563433">
        <w:rPr>
          <w:rFonts w:eastAsiaTheme="minorEastAsia"/>
          <w:sz w:val="24"/>
          <w:szCs w:val="24"/>
        </w:rPr>
        <w:t>cause mapped litter estimates a</w:t>
      </w:r>
      <w:r w:rsidR="00A279B7">
        <w:rPr>
          <w:rFonts w:eastAsiaTheme="minorEastAsia"/>
          <w:sz w:val="24"/>
          <w:szCs w:val="24"/>
        </w:rPr>
        <w:t>re generally lower tha</w:t>
      </w:r>
      <w:r w:rsidR="00563433">
        <w:rPr>
          <w:rFonts w:eastAsiaTheme="minorEastAsia"/>
          <w:sz w:val="24"/>
          <w:szCs w:val="24"/>
        </w:rPr>
        <w:t>n even the Q1 values of fitted distributions, they are likely to underestimate PM25 emissions</w:t>
      </w:r>
      <w:r w:rsidR="00A279B7">
        <w:rPr>
          <w:rFonts w:eastAsiaTheme="minorEastAsia"/>
          <w:sz w:val="24"/>
          <w:szCs w:val="24"/>
        </w:rPr>
        <w:t>.</w:t>
      </w:r>
      <w:r w:rsidR="00D6761A">
        <w:rPr>
          <w:rFonts w:eastAsiaTheme="minorEastAsia"/>
          <w:sz w:val="24"/>
          <w:szCs w:val="24"/>
        </w:rPr>
        <w:t xml:space="preserve"> </w:t>
      </w:r>
    </w:p>
    <w:p w14:paraId="2EFA2C32" w14:textId="12F52D6E" w:rsidR="00D6761A" w:rsidRDefault="00D6761A" w:rsidP="00311584">
      <w:pPr>
        <w:spacing w:line="259" w:lineRule="auto"/>
        <w:rPr>
          <w:rFonts w:eastAsiaTheme="minorEastAsia"/>
          <w:sz w:val="24"/>
          <w:szCs w:val="24"/>
        </w:rPr>
      </w:pPr>
      <w:r>
        <w:rPr>
          <w:rFonts w:eastAsiaTheme="minorEastAsia"/>
          <w:sz w:val="24"/>
          <w:szCs w:val="24"/>
        </w:rPr>
        <w:tab/>
        <w:t>E</w:t>
      </w:r>
      <w:r w:rsidR="00563433">
        <w:rPr>
          <w:rFonts w:eastAsiaTheme="minorEastAsia"/>
          <w:sz w:val="24"/>
          <w:szCs w:val="24"/>
        </w:rPr>
        <w:t>astern hardwood forests have</w:t>
      </w:r>
      <w:r>
        <w:rPr>
          <w:rFonts w:eastAsiaTheme="minorEastAsia"/>
          <w:sz w:val="24"/>
          <w:szCs w:val="24"/>
        </w:rPr>
        <w:t xml:space="preserve"> low amounts of duff, reflected in fitted distribution values as well as mapped FCCS and FLM values. Mapped FCCS and FLM loading values for ponder</w:t>
      </w:r>
      <w:r w:rsidR="00563433">
        <w:rPr>
          <w:rFonts w:eastAsiaTheme="minorEastAsia"/>
          <w:sz w:val="24"/>
          <w:szCs w:val="24"/>
        </w:rPr>
        <w:t>osa pine and DF-PP-LP forests a</w:t>
      </w:r>
      <w:r>
        <w:rPr>
          <w:rFonts w:eastAsiaTheme="minorEastAsia"/>
          <w:sz w:val="24"/>
          <w:szCs w:val="24"/>
        </w:rPr>
        <w:t xml:space="preserve">re both well within the range of distributions. However, the FCCS value </w:t>
      </w:r>
      <w:r w:rsidR="00425FAC">
        <w:rPr>
          <w:rFonts w:eastAsiaTheme="minorEastAsia"/>
          <w:sz w:val="24"/>
          <w:szCs w:val="24"/>
        </w:rPr>
        <w:t>for peatland forests is</w:t>
      </w:r>
      <w:r>
        <w:rPr>
          <w:rFonts w:eastAsiaTheme="minorEastAsia"/>
          <w:sz w:val="24"/>
          <w:szCs w:val="24"/>
        </w:rPr>
        <w:t xml:space="preserve"> nearly four times that of the Q</w:t>
      </w:r>
      <w:r w:rsidR="00563433">
        <w:rPr>
          <w:rFonts w:eastAsiaTheme="minorEastAsia"/>
          <w:sz w:val="24"/>
          <w:szCs w:val="24"/>
        </w:rPr>
        <w:t xml:space="preserve">3 loading value. The FLM value also exceeds the Q3 value but is still </w:t>
      </w:r>
      <w:r>
        <w:rPr>
          <w:rFonts w:eastAsiaTheme="minorEastAsia"/>
          <w:sz w:val="24"/>
          <w:szCs w:val="24"/>
        </w:rPr>
        <w:t>within the fitted distribution. Because duff emissions factors are much higher than for CWD and litter, the consequences of errors in loading estimates are also greater. This is revealed for the peatland forests with even greater disparities in PM25 emissions than in loading values.</w:t>
      </w:r>
    </w:p>
    <w:p w14:paraId="12880EE3" w14:textId="77777777" w:rsidR="00D6761A" w:rsidRDefault="00D6761A" w:rsidP="00311584">
      <w:pPr>
        <w:spacing w:line="259" w:lineRule="auto"/>
        <w:rPr>
          <w:rFonts w:eastAsiaTheme="minorEastAsia"/>
          <w:sz w:val="24"/>
          <w:szCs w:val="24"/>
        </w:rPr>
      </w:pPr>
    </w:p>
    <w:p w14:paraId="6FA9293C" w14:textId="21F0A5D3" w:rsidR="004906EC" w:rsidRPr="00536CC5" w:rsidRDefault="004906EC" w:rsidP="00536CC5">
      <w:pPr>
        <w:spacing w:after="160" w:line="259" w:lineRule="auto"/>
        <w:rPr>
          <w:rFonts w:eastAsiaTheme="minorEastAsia"/>
          <w:b/>
          <w:sz w:val="24"/>
          <w:szCs w:val="24"/>
        </w:rPr>
      </w:pPr>
      <w:r w:rsidRPr="00AF0829">
        <w:rPr>
          <w:rFonts w:eastAsiaTheme="minorEastAsia"/>
          <w:b/>
          <w:sz w:val="24"/>
          <w:szCs w:val="24"/>
        </w:rPr>
        <w:t>Table</w:t>
      </w:r>
      <w:r w:rsidR="00A535A7" w:rsidRPr="00AF0829">
        <w:rPr>
          <w:rFonts w:eastAsiaTheme="minorEastAsia"/>
          <w:b/>
          <w:sz w:val="24"/>
          <w:szCs w:val="24"/>
        </w:rPr>
        <w:t xml:space="preserve"> </w:t>
      </w:r>
      <w:r w:rsidR="00970F1C">
        <w:rPr>
          <w:rFonts w:eastAsiaTheme="minorEastAsia"/>
          <w:b/>
          <w:sz w:val="24"/>
          <w:szCs w:val="24"/>
        </w:rPr>
        <w:t>5</w:t>
      </w:r>
      <w:r>
        <w:rPr>
          <w:rFonts w:eastAsiaTheme="minorEastAsia"/>
          <w:sz w:val="24"/>
          <w:szCs w:val="24"/>
        </w:rPr>
        <w:t xml:space="preserve">: </w:t>
      </w:r>
      <w:r w:rsidR="00DC09A0">
        <w:rPr>
          <w:rFonts w:eastAsiaTheme="minorEastAsia"/>
          <w:sz w:val="24"/>
          <w:szCs w:val="24"/>
        </w:rPr>
        <w:t>Empirical</w:t>
      </w:r>
      <w:r w:rsidR="00EA1483">
        <w:rPr>
          <w:rFonts w:eastAsiaTheme="minorEastAsia"/>
          <w:sz w:val="24"/>
          <w:szCs w:val="24"/>
        </w:rPr>
        <w:t xml:space="preserve"> distribution</w:t>
      </w:r>
      <w:r w:rsidR="00DC09A0">
        <w:rPr>
          <w:rFonts w:eastAsiaTheme="minorEastAsia"/>
          <w:sz w:val="24"/>
          <w:szCs w:val="24"/>
        </w:rPr>
        <w:t xml:space="preserve"> summaries</w:t>
      </w:r>
      <w:r>
        <w:rPr>
          <w:rFonts w:eastAsiaTheme="minorEastAsia"/>
          <w:sz w:val="24"/>
          <w:szCs w:val="24"/>
        </w:rPr>
        <w:t xml:space="preserve"> for example fuel types and EVT groups.</w:t>
      </w:r>
      <w:r w:rsidR="00DC09A0">
        <w:rPr>
          <w:rFonts w:eastAsiaTheme="minorEastAsia"/>
          <w:sz w:val="24"/>
          <w:szCs w:val="24"/>
        </w:rPr>
        <w:t xml:space="preserve"> </w:t>
      </w:r>
      <w:r w:rsidR="001A1542">
        <w:rPr>
          <w:rFonts w:eastAsiaTheme="minorEastAsia"/>
          <w:sz w:val="24"/>
          <w:szCs w:val="24"/>
        </w:rPr>
        <w:t xml:space="preserve">Prop 0 gives the proportion of entries with a value of zero loading for that fuel and EVT group. n gives the number of entries </w:t>
      </w:r>
      <w:r w:rsidR="00CE6DD4">
        <w:rPr>
          <w:rFonts w:eastAsiaTheme="minorEastAsia"/>
          <w:sz w:val="24"/>
          <w:szCs w:val="24"/>
        </w:rPr>
        <w:t xml:space="preserve">&gt; 0 </w:t>
      </w:r>
      <w:r w:rsidR="001A1542">
        <w:rPr>
          <w:rFonts w:eastAsiaTheme="minorEastAsia"/>
          <w:sz w:val="24"/>
          <w:szCs w:val="24"/>
        </w:rPr>
        <w:t>in the database for that fuel and EVT group. Quartiles (Q</w:t>
      </w:r>
      <w:r w:rsidR="001A1542">
        <w:rPr>
          <w:rFonts w:eastAsiaTheme="minorEastAsia"/>
          <w:sz w:val="24"/>
          <w:szCs w:val="24"/>
          <w:vertAlign w:val="subscript"/>
        </w:rPr>
        <w:t>1</w:t>
      </w:r>
      <w:r w:rsidR="001A1542">
        <w:rPr>
          <w:rFonts w:eastAsiaTheme="minorEastAsia"/>
          <w:sz w:val="24"/>
          <w:szCs w:val="24"/>
        </w:rPr>
        <w:t>, Q</w:t>
      </w:r>
      <w:r w:rsidR="001A1542">
        <w:rPr>
          <w:rFonts w:eastAsiaTheme="minorEastAsia"/>
          <w:sz w:val="24"/>
          <w:szCs w:val="24"/>
          <w:vertAlign w:val="subscript"/>
        </w:rPr>
        <w:t>2</w:t>
      </w:r>
      <w:r w:rsidR="001A1542">
        <w:rPr>
          <w:rFonts w:eastAsiaTheme="minorEastAsia"/>
          <w:sz w:val="24"/>
          <w:szCs w:val="24"/>
        </w:rPr>
        <w:t>, Q</w:t>
      </w:r>
      <w:r w:rsidR="001A1542">
        <w:rPr>
          <w:rFonts w:eastAsiaTheme="minorEastAsia"/>
          <w:sz w:val="24"/>
          <w:szCs w:val="24"/>
          <w:vertAlign w:val="subscript"/>
        </w:rPr>
        <w:t>3</w:t>
      </w:r>
      <w:r w:rsidR="001A1542">
        <w:rPr>
          <w:rFonts w:eastAsiaTheme="minorEastAsia"/>
          <w:sz w:val="24"/>
          <w:szCs w:val="24"/>
        </w:rPr>
        <w:t>; 25</w:t>
      </w:r>
      <w:r w:rsidR="001A1542" w:rsidRPr="001A1542">
        <w:rPr>
          <w:rFonts w:eastAsiaTheme="minorEastAsia"/>
          <w:sz w:val="24"/>
          <w:szCs w:val="24"/>
          <w:vertAlign w:val="superscript"/>
        </w:rPr>
        <w:t>th</w:t>
      </w:r>
      <w:r w:rsidR="001A1542">
        <w:rPr>
          <w:rFonts w:eastAsiaTheme="minorEastAsia"/>
          <w:sz w:val="24"/>
          <w:szCs w:val="24"/>
        </w:rPr>
        <w:t>, 50</w:t>
      </w:r>
      <w:r w:rsidR="001A1542" w:rsidRPr="001A1542">
        <w:rPr>
          <w:rFonts w:eastAsiaTheme="minorEastAsia"/>
          <w:sz w:val="24"/>
          <w:szCs w:val="24"/>
          <w:vertAlign w:val="superscript"/>
        </w:rPr>
        <w:t>th</w:t>
      </w:r>
      <w:r w:rsidR="001A1542">
        <w:rPr>
          <w:rFonts w:eastAsiaTheme="minorEastAsia"/>
          <w:sz w:val="24"/>
          <w:szCs w:val="24"/>
        </w:rPr>
        <w:t>, and 75</w:t>
      </w:r>
      <w:r w:rsidR="001A1542" w:rsidRPr="001A1542">
        <w:rPr>
          <w:rFonts w:eastAsiaTheme="minorEastAsia"/>
          <w:sz w:val="24"/>
          <w:szCs w:val="24"/>
          <w:vertAlign w:val="superscript"/>
        </w:rPr>
        <w:t>th</w:t>
      </w:r>
      <w:r w:rsidR="001A1542">
        <w:rPr>
          <w:rFonts w:eastAsiaTheme="minorEastAsia"/>
          <w:sz w:val="24"/>
          <w:szCs w:val="24"/>
        </w:rPr>
        <w:t xml:space="preserve"> percentiles, respectively)</w:t>
      </w:r>
      <w:r w:rsidR="00FC59EF">
        <w:rPr>
          <w:rFonts w:eastAsiaTheme="minorEastAsia"/>
          <w:sz w:val="24"/>
          <w:szCs w:val="24"/>
        </w:rPr>
        <w:t xml:space="preserve"> are given in Mg ha</w:t>
      </w:r>
      <w:r w:rsidR="00FC59EF">
        <w:rPr>
          <w:rFonts w:eastAsiaTheme="minorEastAsia"/>
          <w:sz w:val="24"/>
          <w:szCs w:val="24"/>
          <w:vertAlign w:val="superscript"/>
        </w:rPr>
        <w:t>-1</w:t>
      </w:r>
      <w:r w:rsidR="001A1542">
        <w:rPr>
          <w:rFonts w:eastAsiaTheme="minorEastAsia"/>
          <w:sz w:val="24"/>
          <w:szCs w:val="24"/>
        </w:rPr>
        <w:t xml:space="preserve"> and represent those quantities for all entries &gt; 0 for that fuel and EVT group</w:t>
      </w:r>
      <w:r w:rsidR="00FC59EF" w:rsidRPr="00C37B90">
        <w:rPr>
          <w:rFonts w:eastAsiaTheme="minorEastAsia"/>
          <w:sz w:val="24"/>
          <w:szCs w:val="24"/>
        </w:rPr>
        <w:t>.</w:t>
      </w:r>
      <w:r w:rsidR="00CE6DD4">
        <w:rPr>
          <w:rFonts w:eastAsiaTheme="minorEastAsia"/>
          <w:sz w:val="24"/>
          <w:szCs w:val="24"/>
        </w:rPr>
        <w:t xml:space="preserve"> CV is the coefficient of variation, calculated as the standard deviation divided by the mean value for all entries &gt; 0 for that fuel and EVT group.</w:t>
      </w:r>
      <w:r w:rsidR="00FC59EF" w:rsidRPr="00C37B90">
        <w:rPr>
          <w:rFonts w:eastAsiaTheme="minorEastAsia"/>
          <w:sz w:val="24"/>
          <w:szCs w:val="24"/>
        </w:rPr>
        <w:t xml:space="preserve"> </w:t>
      </w:r>
      <w:r w:rsidR="00341921">
        <w:rPr>
          <w:rFonts w:eastAsiaTheme="minorEastAsia"/>
          <w:sz w:val="24"/>
          <w:szCs w:val="24"/>
        </w:rPr>
        <w:t>TAB = total aboveground biomass, CWD = coarse woody debris.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1354"/>
        <w:gridCol w:w="1260"/>
        <w:gridCol w:w="810"/>
        <w:gridCol w:w="810"/>
        <w:gridCol w:w="720"/>
        <w:gridCol w:w="900"/>
        <w:gridCol w:w="900"/>
        <w:gridCol w:w="720"/>
      </w:tblGrid>
      <w:tr w:rsidR="003A01B1" w:rsidRPr="00DC09A0" w14:paraId="56645E69" w14:textId="4C11C1AE" w:rsidTr="005B6DA8">
        <w:trPr>
          <w:cantSplit/>
          <w:trHeight w:val="300"/>
          <w:tblHeader/>
        </w:trPr>
        <w:tc>
          <w:tcPr>
            <w:tcW w:w="716" w:type="dxa"/>
            <w:tcBorders>
              <w:top w:val="single" w:sz="4" w:space="0" w:color="auto"/>
              <w:bottom w:val="single" w:sz="4" w:space="0" w:color="auto"/>
            </w:tcBorders>
            <w:shd w:val="clear" w:color="auto" w:fill="auto"/>
            <w:noWrap/>
            <w:hideMark/>
          </w:tcPr>
          <w:p w14:paraId="06280265" w14:textId="77777777" w:rsidR="003A01B1" w:rsidRPr="0005303C" w:rsidRDefault="003A01B1">
            <w:pPr>
              <w:rPr>
                <w:rFonts w:eastAsiaTheme="minorEastAsia"/>
                <w:b/>
                <w:sz w:val="24"/>
                <w:szCs w:val="24"/>
              </w:rPr>
            </w:pPr>
            <w:r w:rsidRPr="0005303C">
              <w:rPr>
                <w:rFonts w:eastAsiaTheme="minorEastAsia"/>
                <w:b/>
                <w:sz w:val="24"/>
                <w:szCs w:val="24"/>
              </w:rPr>
              <w:t>EVT</w:t>
            </w:r>
          </w:p>
          <w:p w14:paraId="71094433" w14:textId="718A224B" w:rsidR="003A01B1" w:rsidRPr="0005303C" w:rsidRDefault="003A01B1">
            <w:pPr>
              <w:rPr>
                <w:rFonts w:eastAsiaTheme="minorEastAsia"/>
                <w:b/>
                <w:sz w:val="24"/>
                <w:szCs w:val="24"/>
              </w:rPr>
            </w:pPr>
            <w:r w:rsidRPr="0005303C">
              <w:rPr>
                <w:rFonts w:eastAsiaTheme="minorEastAsia"/>
                <w:b/>
                <w:sz w:val="24"/>
                <w:szCs w:val="24"/>
              </w:rPr>
              <w:t>ID</w:t>
            </w:r>
          </w:p>
        </w:tc>
        <w:tc>
          <w:tcPr>
            <w:tcW w:w="1354" w:type="dxa"/>
            <w:tcBorders>
              <w:top w:val="single" w:sz="4" w:space="0" w:color="auto"/>
              <w:bottom w:val="single" w:sz="4" w:space="0" w:color="auto"/>
            </w:tcBorders>
            <w:shd w:val="clear" w:color="auto" w:fill="auto"/>
          </w:tcPr>
          <w:p w14:paraId="0A094FE4" w14:textId="0A5AC868" w:rsidR="003A01B1" w:rsidRPr="0005303C" w:rsidRDefault="003A01B1">
            <w:pPr>
              <w:rPr>
                <w:rFonts w:cstheme="minorHAnsi"/>
                <w:b/>
                <w:sz w:val="24"/>
                <w:szCs w:val="24"/>
              </w:rPr>
            </w:pPr>
            <w:r w:rsidRPr="0005303C">
              <w:rPr>
                <w:rFonts w:cstheme="minorHAnsi"/>
                <w:b/>
                <w:sz w:val="24"/>
                <w:szCs w:val="24"/>
              </w:rPr>
              <w:t>EVT Group Name</w:t>
            </w:r>
          </w:p>
        </w:tc>
        <w:tc>
          <w:tcPr>
            <w:tcW w:w="1260" w:type="dxa"/>
            <w:tcBorders>
              <w:top w:val="single" w:sz="4" w:space="0" w:color="auto"/>
              <w:bottom w:val="single" w:sz="4" w:space="0" w:color="auto"/>
            </w:tcBorders>
            <w:shd w:val="clear" w:color="auto" w:fill="auto"/>
            <w:noWrap/>
            <w:hideMark/>
          </w:tcPr>
          <w:p w14:paraId="0B8A56B6" w14:textId="0760076B" w:rsidR="003A01B1" w:rsidRPr="0005303C" w:rsidRDefault="003A01B1">
            <w:pPr>
              <w:rPr>
                <w:rFonts w:cstheme="minorHAnsi"/>
                <w:b/>
                <w:sz w:val="24"/>
                <w:szCs w:val="24"/>
              </w:rPr>
            </w:pPr>
            <w:r w:rsidRPr="0005303C">
              <w:rPr>
                <w:rFonts w:cstheme="minorHAnsi"/>
                <w:b/>
                <w:sz w:val="24"/>
                <w:szCs w:val="24"/>
              </w:rPr>
              <w:t xml:space="preserve">Fuel type </w:t>
            </w:r>
          </w:p>
        </w:tc>
        <w:tc>
          <w:tcPr>
            <w:tcW w:w="810" w:type="dxa"/>
            <w:tcBorders>
              <w:top w:val="single" w:sz="4" w:space="0" w:color="auto"/>
              <w:bottom w:val="single" w:sz="4" w:space="0" w:color="auto"/>
            </w:tcBorders>
            <w:shd w:val="clear" w:color="auto" w:fill="auto"/>
            <w:noWrap/>
            <w:hideMark/>
          </w:tcPr>
          <w:p w14:paraId="552D3319" w14:textId="78EA0DD6" w:rsidR="003A01B1" w:rsidRPr="0005303C" w:rsidRDefault="003A01B1" w:rsidP="0005303C">
            <w:pPr>
              <w:jc w:val="right"/>
              <w:rPr>
                <w:rFonts w:eastAsiaTheme="minorEastAsia"/>
                <w:b/>
                <w:sz w:val="24"/>
                <w:szCs w:val="24"/>
              </w:rPr>
            </w:pPr>
            <w:r w:rsidRPr="0005303C">
              <w:rPr>
                <w:rFonts w:eastAsiaTheme="minorEastAsia"/>
                <w:b/>
                <w:sz w:val="24"/>
                <w:szCs w:val="24"/>
              </w:rPr>
              <w:t>Prop</w:t>
            </w:r>
            <w:r>
              <w:rPr>
                <w:rFonts w:eastAsiaTheme="minorEastAsia"/>
                <w:b/>
                <w:sz w:val="24"/>
                <w:szCs w:val="24"/>
              </w:rPr>
              <w:t xml:space="preserve"> </w:t>
            </w:r>
            <w:r w:rsidRPr="0005303C">
              <w:rPr>
                <w:rFonts w:eastAsiaTheme="minorEastAsia"/>
                <w:b/>
                <w:sz w:val="24"/>
                <w:szCs w:val="24"/>
              </w:rPr>
              <w:t>0</w:t>
            </w:r>
          </w:p>
        </w:tc>
        <w:tc>
          <w:tcPr>
            <w:tcW w:w="810" w:type="dxa"/>
            <w:tcBorders>
              <w:top w:val="single" w:sz="4" w:space="0" w:color="auto"/>
              <w:bottom w:val="single" w:sz="4" w:space="0" w:color="auto"/>
            </w:tcBorders>
            <w:shd w:val="clear" w:color="auto" w:fill="auto"/>
            <w:noWrap/>
            <w:hideMark/>
          </w:tcPr>
          <w:p w14:paraId="420E1BA6" w14:textId="2D610552" w:rsidR="003A01B1" w:rsidRPr="0005303C" w:rsidRDefault="003A01B1" w:rsidP="0005303C">
            <w:pPr>
              <w:jc w:val="right"/>
              <w:rPr>
                <w:rFonts w:eastAsiaTheme="minorEastAsia"/>
                <w:b/>
                <w:sz w:val="24"/>
                <w:szCs w:val="24"/>
              </w:rPr>
            </w:pPr>
            <w:r>
              <w:rPr>
                <w:rFonts w:eastAsiaTheme="minorEastAsia"/>
                <w:b/>
                <w:sz w:val="24"/>
                <w:szCs w:val="24"/>
              </w:rPr>
              <w:t>n</w:t>
            </w:r>
          </w:p>
        </w:tc>
        <w:tc>
          <w:tcPr>
            <w:tcW w:w="720" w:type="dxa"/>
            <w:tcBorders>
              <w:top w:val="single" w:sz="4" w:space="0" w:color="auto"/>
              <w:bottom w:val="single" w:sz="4" w:space="0" w:color="auto"/>
            </w:tcBorders>
            <w:shd w:val="clear" w:color="auto" w:fill="auto"/>
            <w:noWrap/>
          </w:tcPr>
          <w:p w14:paraId="324799C7" w14:textId="2CB10027"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1</w:t>
            </w:r>
          </w:p>
        </w:tc>
        <w:tc>
          <w:tcPr>
            <w:tcW w:w="900" w:type="dxa"/>
            <w:tcBorders>
              <w:top w:val="single" w:sz="4" w:space="0" w:color="auto"/>
              <w:bottom w:val="single" w:sz="4" w:space="0" w:color="auto"/>
            </w:tcBorders>
            <w:shd w:val="clear" w:color="auto" w:fill="auto"/>
            <w:noWrap/>
          </w:tcPr>
          <w:p w14:paraId="7FE34566" w14:textId="79A77AA1" w:rsidR="003A01B1" w:rsidRPr="003A01B1" w:rsidRDefault="003A01B1" w:rsidP="0005303C">
            <w:pPr>
              <w:jc w:val="right"/>
              <w:rPr>
                <w:rFonts w:cstheme="minorHAnsi"/>
                <w:b/>
                <w:sz w:val="24"/>
                <w:szCs w:val="24"/>
              </w:rPr>
            </w:pPr>
            <w:r>
              <w:rPr>
                <w:rFonts w:cstheme="minorHAnsi"/>
                <w:b/>
                <w:sz w:val="24"/>
                <w:szCs w:val="24"/>
              </w:rPr>
              <w:t>Q</w:t>
            </w:r>
            <w:r>
              <w:rPr>
                <w:rFonts w:cstheme="minorHAnsi"/>
                <w:b/>
                <w:sz w:val="24"/>
                <w:szCs w:val="24"/>
                <w:vertAlign w:val="subscript"/>
              </w:rPr>
              <w:t>2</w:t>
            </w:r>
          </w:p>
        </w:tc>
        <w:tc>
          <w:tcPr>
            <w:tcW w:w="900" w:type="dxa"/>
            <w:tcBorders>
              <w:top w:val="single" w:sz="4" w:space="0" w:color="auto"/>
              <w:bottom w:val="single" w:sz="4" w:space="0" w:color="auto"/>
            </w:tcBorders>
            <w:shd w:val="clear" w:color="auto" w:fill="auto"/>
            <w:noWrap/>
            <w:hideMark/>
          </w:tcPr>
          <w:p w14:paraId="4CEA5FA7" w14:textId="55EB2B69"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3</w:t>
            </w:r>
          </w:p>
        </w:tc>
        <w:tc>
          <w:tcPr>
            <w:tcW w:w="720" w:type="dxa"/>
            <w:tcBorders>
              <w:top w:val="single" w:sz="4" w:space="0" w:color="auto"/>
              <w:bottom w:val="single" w:sz="4" w:space="0" w:color="auto"/>
            </w:tcBorders>
          </w:tcPr>
          <w:p w14:paraId="60401031" w14:textId="62FFA0E0" w:rsidR="003A01B1" w:rsidRPr="0005303C" w:rsidRDefault="003A01B1" w:rsidP="0005303C">
            <w:pPr>
              <w:jc w:val="right"/>
              <w:rPr>
                <w:rFonts w:eastAsiaTheme="minorEastAsia"/>
                <w:b/>
                <w:sz w:val="24"/>
                <w:szCs w:val="24"/>
              </w:rPr>
            </w:pPr>
            <w:r w:rsidRPr="0005303C">
              <w:rPr>
                <w:rFonts w:eastAsiaTheme="minorEastAsia"/>
                <w:b/>
                <w:sz w:val="24"/>
                <w:szCs w:val="24"/>
              </w:rPr>
              <w:t>CV</w:t>
            </w:r>
          </w:p>
        </w:tc>
      </w:tr>
      <w:tr w:rsidR="00CE6DD4" w:rsidRPr="00DC09A0" w14:paraId="39EBEFEB" w14:textId="14BA1BCB" w:rsidTr="005B6DA8">
        <w:trPr>
          <w:trHeight w:val="300"/>
        </w:trPr>
        <w:tc>
          <w:tcPr>
            <w:tcW w:w="716" w:type="dxa"/>
            <w:tcBorders>
              <w:top w:val="single" w:sz="4" w:space="0" w:color="auto"/>
            </w:tcBorders>
            <w:shd w:val="clear" w:color="auto" w:fill="auto"/>
            <w:noWrap/>
          </w:tcPr>
          <w:p w14:paraId="02C8AF48" w14:textId="3E8E0BF1" w:rsidR="00CE6DD4" w:rsidRPr="00DC09A0" w:rsidRDefault="00CE6DD4" w:rsidP="00F22701">
            <w:pPr>
              <w:rPr>
                <w:rFonts w:cstheme="minorHAnsi"/>
                <w:sz w:val="24"/>
                <w:szCs w:val="24"/>
              </w:rPr>
            </w:pPr>
            <w:r w:rsidRPr="00DC09A0">
              <w:rPr>
                <w:rFonts w:cstheme="minorHAnsi"/>
                <w:sz w:val="24"/>
                <w:szCs w:val="24"/>
              </w:rPr>
              <w:t>655</w:t>
            </w:r>
          </w:p>
        </w:tc>
        <w:tc>
          <w:tcPr>
            <w:tcW w:w="7474" w:type="dxa"/>
            <w:gridSpan w:val="8"/>
            <w:tcBorders>
              <w:top w:val="single" w:sz="4" w:space="0" w:color="auto"/>
            </w:tcBorders>
            <w:shd w:val="clear" w:color="auto" w:fill="auto"/>
          </w:tcPr>
          <w:p w14:paraId="42C8F51E" w14:textId="7EA9F019" w:rsidR="00CE6DD4" w:rsidRDefault="00CE6DD4" w:rsidP="00F22701">
            <w:pPr>
              <w:rPr>
                <w:rFonts w:cstheme="minorHAnsi"/>
                <w:sz w:val="24"/>
                <w:szCs w:val="24"/>
              </w:rPr>
            </w:pPr>
            <w:r>
              <w:rPr>
                <w:rFonts w:cstheme="minorHAnsi"/>
                <w:sz w:val="24"/>
                <w:szCs w:val="24"/>
              </w:rPr>
              <w:t>Beech-maple-basswood forest</w:t>
            </w:r>
          </w:p>
        </w:tc>
      </w:tr>
      <w:tr w:rsidR="005B6DA8" w:rsidRPr="00DC09A0" w14:paraId="54AADECD" w14:textId="3270467B" w:rsidTr="005B6DA8">
        <w:trPr>
          <w:trHeight w:val="300"/>
        </w:trPr>
        <w:tc>
          <w:tcPr>
            <w:tcW w:w="716" w:type="dxa"/>
            <w:shd w:val="clear" w:color="auto" w:fill="auto"/>
            <w:noWrap/>
          </w:tcPr>
          <w:p w14:paraId="6386CCB1" w14:textId="2F8574E7" w:rsidR="001A1542" w:rsidRPr="00DC09A0" w:rsidRDefault="001A1542" w:rsidP="001A1542">
            <w:pPr>
              <w:rPr>
                <w:rFonts w:cstheme="minorHAnsi"/>
                <w:sz w:val="24"/>
                <w:szCs w:val="24"/>
              </w:rPr>
            </w:pPr>
          </w:p>
        </w:tc>
        <w:tc>
          <w:tcPr>
            <w:tcW w:w="1354" w:type="dxa"/>
            <w:shd w:val="clear" w:color="auto" w:fill="auto"/>
          </w:tcPr>
          <w:p w14:paraId="248C6E4A" w14:textId="6960540D" w:rsidR="001A1542" w:rsidRDefault="001A1542" w:rsidP="001A1542">
            <w:pPr>
              <w:rPr>
                <w:rFonts w:cstheme="minorHAnsi"/>
                <w:sz w:val="24"/>
                <w:szCs w:val="24"/>
              </w:rPr>
            </w:pPr>
          </w:p>
        </w:tc>
        <w:tc>
          <w:tcPr>
            <w:tcW w:w="1260" w:type="dxa"/>
            <w:shd w:val="clear" w:color="auto" w:fill="auto"/>
            <w:noWrap/>
            <w:hideMark/>
          </w:tcPr>
          <w:p w14:paraId="45678761" w14:textId="224AA44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2FC16F5A"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2AD9A4BE" w14:textId="77777777" w:rsidR="001A1542" w:rsidRPr="00DC09A0" w:rsidRDefault="001A1542" w:rsidP="001A1542">
            <w:pPr>
              <w:jc w:val="right"/>
              <w:rPr>
                <w:rFonts w:cstheme="minorHAnsi"/>
                <w:sz w:val="24"/>
                <w:szCs w:val="24"/>
              </w:rPr>
            </w:pPr>
            <w:r w:rsidRPr="00DC09A0">
              <w:rPr>
                <w:rFonts w:cstheme="minorHAnsi"/>
                <w:sz w:val="24"/>
                <w:szCs w:val="24"/>
              </w:rPr>
              <w:t>159</w:t>
            </w:r>
          </w:p>
        </w:tc>
        <w:tc>
          <w:tcPr>
            <w:tcW w:w="720" w:type="dxa"/>
            <w:shd w:val="clear" w:color="auto" w:fill="auto"/>
            <w:noWrap/>
            <w:vAlign w:val="bottom"/>
          </w:tcPr>
          <w:p w14:paraId="7A91C6B7" w14:textId="192B812A" w:rsidR="001A1542" w:rsidRPr="00DC09A0" w:rsidRDefault="001A1542" w:rsidP="001A1542">
            <w:pPr>
              <w:jc w:val="right"/>
              <w:rPr>
                <w:rFonts w:cstheme="minorHAnsi"/>
                <w:sz w:val="24"/>
                <w:szCs w:val="24"/>
              </w:rPr>
            </w:pPr>
            <w:r>
              <w:rPr>
                <w:rFonts w:ascii="Calibri" w:hAnsi="Calibri" w:cs="Calibri"/>
                <w:color w:val="000000"/>
              </w:rPr>
              <w:t>76.1</w:t>
            </w:r>
          </w:p>
        </w:tc>
        <w:tc>
          <w:tcPr>
            <w:tcW w:w="900" w:type="dxa"/>
            <w:shd w:val="clear" w:color="auto" w:fill="auto"/>
            <w:noWrap/>
            <w:vAlign w:val="bottom"/>
          </w:tcPr>
          <w:p w14:paraId="45815570" w14:textId="3506EB78" w:rsidR="001A1542" w:rsidRPr="00DC09A0" w:rsidRDefault="001A1542" w:rsidP="001A1542">
            <w:pPr>
              <w:jc w:val="right"/>
              <w:rPr>
                <w:rFonts w:cstheme="minorHAnsi"/>
                <w:sz w:val="24"/>
                <w:szCs w:val="24"/>
              </w:rPr>
            </w:pPr>
            <w:r>
              <w:rPr>
                <w:rFonts w:ascii="Calibri" w:hAnsi="Calibri" w:cs="Calibri"/>
                <w:color w:val="000000"/>
              </w:rPr>
              <w:t>121.69</w:t>
            </w:r>
          </w:p>
        </w:tc>
        <w:tc>
          <w:tcPr>
            <w:tcW w:w="900" w:type="dxa"/>
            <w:shd w:val="clear" w:color="auto" w:fill="auto"/>
            <w:noWrap/>
            <w:vAlign w:val="bottom"/>
          </w:tcPr>
          <w:p w14:paraId="0DB78661" w14:textId="658431CF" w:rsidR="001A1542" w:rsidRPr="00DC09A0" w:rsidRDefault="001A1542" w:rsidP="001A1542">
            <w:pPr>
              <w:jc w:val="right"/>
              <w:rPr>
                <w:rFonts w:cstheme="minorHAnsi"/>
                <w:sz w:val="24"/>
                <w:szCs w:val="24"/>
              </w:rPr>
            </w:pPr>
            <w:r>
              <w:rPr>
                <w:rFonts w:ascii="Calibri" w:hAnsi="Calibri" w:cs="Calibri"/>
                <w:color w:val="000000"/>
              </w:rPr>
              <w:t>169.55</w:t>
            </w:r>
          </w:p>
        </w:tc>
        <w:tc>
          <w:tcPr>
            <w:tcW w:w="720" w:type="dxa"/>
          </w:tcPr>
          <w:p w14:paraId="184CBA92" w14:textId="3093C0BD" w:rsidR="001A1542" w:rsidRPr="00DC09A0" w:rsidRDefault="001A1542" w:rsidP="001A1542">
            <w:pPr>
              <w:jc w:val="right"/>
              <w:rPr>
                <w:rFonts w:cstheme="minorHAnsi"/>
                <w:sz w:val="24"/>
                <w:szCs w:val="24"/>
              </w:rPr>
            </w:pPr>
            <w:r w:rsidRPr="00DC09A0">
              <w:rPr>
                <w:rFonts w:cstheme="minorHAnsi"/>
                <w:sz w:val="24"/>
                <w:szCs w:val="24"/>
              </w:rPr>
              <w:t>0.51</w:t>
            </w:r>
          </w:p>
        </w:tc>
      </w:tr>
      <w:tr w:rsidR="005B6DA8" w:rsidRPr="00DC09A0" w14:paraId="6C9458EE" w14:textId="529E3D5E" w:rsidTr="005B6DA8">
        <w:trPr>
          <w:trHeight w:val="300"/>
        </w:trPr>
        <w:tc>
          <w:tcPr>
            <w:tcW w:w="716" w:type="dxa"/>
            <w:shd w:val="clear" w:color="auto" w:fill="auto"/>
            <w:noWrap/>
          </w:tcPr>
          <w:p w14:paraId="3A3234B7" w14:textId="2050A13D" w:rsidR="001A1542" w:rsidRPr="00DC09A0" w:rsidRDefault="001A1542" w:rsidP="001A1542">
            <w:pPr>
              <w:rPr>
                <w:rFonts w:cstheme="minorHAnsi"/>
                <w:sz w:val="24"/>
                <w:szCs w:val="24"/>
              </w:rPr>
            </w:pPr>
          </w:p>
        </w:tc>
        <w:tc>
          <w:tcPr>
            <w:tcW w:w="1354" w:type="dxa"/>
            <w:shd w:val="clear" w:color="auto" w:fill="auto"/>
          </w:tcPr>
          <w:p w14:paraId="70DC456C" w14:textId="77777777" w:rsidR="001A1542" w:rsidRDefault="001A1542" w:rsidP="001A1542">
            <w:pPr>
              <w:rPr>
                <w:rFonts w:cstheme="minorHAnsi"/>
                <w:sz w:val="24"/>
                <w:szCs w:val="24"/>
              </w:rPr>
            </w:pPr>
          </w:p>
        </w:tc>
        <w:tc>
          <w:tcPr>
            <w:tcW w:w="1260" w:type="dxa"/>
            <w:shd w:val="clear" w:color="auto" w:fill="auto"/>
            <w:noWrap/>
            <w:hideMark/>
          </w:tcPr>
          <w:p w14:paraId="331D2CF1" w14:textId="3A6FDF74"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151F8F0" w14:textId="77777777" w:rsidR="001A1542" w:rsidRPr="00DC09A0" w:rsidRDefault="001A1542" w:rsidP="001A1542">
            <w:pPr>
              <w:jc w:val="right"/>
              <w:rPr>
                <w:rFonts w:cstheme="minorHAnsi"/>
                <w:sz w:val="24"/>
                <w:szCs w:val="24"/>
              </w:rPr>
            </w:pPr>
            <w:r w:rsidRPr="00DC09A0">
              <w:rPr>
                <w:rFonts w:cstheme="minorHAnsi"/>
                <w:sz w:val="24"/>
                <w:szCs w:val="24"/>
              </w:rPr>
              <w:t>0.142</w:t>
            </w:r>
          </w:p>
        </w:tc>
        <w:tc>
          <w:tcPr>
            <w:tcW w:w="810" w:type="dxa"/>
            <w:shd w:val="clear" w:color="auto" w:fill="auto"/>
            <w:noWrap/>
            <w:hideMark/>
          </w:tcPr>
          <w:p w14:paraId="40C7CB6E" w14:textId="77777777" w:rsidR="001A1542" w:rsidRPr="00DC09A0" w:rsidRDefault="001A1542" w:rsidP="001A1542">
            <w:pPr>
              <w:jc w:val="right"/>
              <w:rPr>
                <w:rFonts w:cstheme="minorHAnsi"/>
                <w:sz w:val="24"/>
                <w:szCs w:val="24"/>
              </w:rPr>
            </w:pPr>
            <w:r w:rsidRPr="00DC09A0">
              <w:rPr>
                <w:rFonts w:cstheme="minorHAnsi"/>
                <w:sz w:val="24"/>
                <w:szCs w:val="24"/>
              </w:rPr>
              <w:t>139</w:t>
            </w:r>
          </w:p>
        </w:tc>
        <w:tc>
          <w:tcPr>
            <w:tcW w:w="720" w:type="dxa"/>
            <w:shd w:val="clear" w:color="auto" w:fill="auto"/>
            <w:noWrap/>
            <w:vAlign w:val="bottom"/>
          </w:tcPr>
          <w:p w14:paraId="4BD4164D" w14:textId="1B77BC86" w:rsidR="001A1542" w:rsidRPr="00DC09A0" w:rsidRDefault="001A1542" w:rsidP="001A1542">
            <w:pPr>
              <w:jc w:val="right"/>
              <w:rPr>
                <w:rFonts w:cstheme="minorHAnsi"/>
                <w:sz w:val="24"/>
                <w:szCs w:val="24"/>
              </w:rPr>
            </w:pPr>
            <w:r>
              <w:rPr>
                <w:rFonts w:ascii="Calibri" w:hAnsi="Calibri" w:cs="Calibri"/>
                <w:color w:val="000000"/>
              </w:rPr>
              <w:t>2.45</w:t>
            </w:r>
          </w:p>
        </w:tc>
        <w:tc>
          <w:tcPr>
            <w:tcW w:w="900" w:type="dxa"/>
            <w:shd w:val="clear" w:color="auto" w:fill="auto"/>
            <w:noWrap/>
            <w:vAlign w:val="bottom"/>
          </w:tcPr>
          <w:p w14:paraId="22685706" w14:textId="5B8830DA"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7DF4CDC" w14:textId="12C702AD" w:rsidR="001A1542" w:rsidRPr="00DC09A0" w:rsidRDefault="001A1542" w:rsidP="001A1542">
            <w:pPr>
              <w:jc w:val="right"/>
              <w:rPr>
                <w:rFonts w:cstheme="minorHAnsi"/>
                <w:sz w:val="24"/>
                <w:szCs w:val="24"/>
              </w:rPr>
            </w:pPr>
            <w:r>
              <w:rPr>
                <w:rFonts w:ascii="Calibri" w:hAnsi="Calibri" w:cs="Calibri"/>
                <w:color w:val="000000"/>
              </w:rPr>
              <w:t>12.89</w:t>
            </w:r>
          </w:p>
        </w:tc>
        <w:tc>
          <w:tcPr>
            <w:tcW w:w="720" w:type="dxa"/>
          </w:tcPr>
          <w:p w14:paraId="1BA5202F" w14:textId="2F55D965" w:rsidR="001A1542" w:rsidRPr="00DC09A0" w:rsidRDefault="001A1542" w:rsidP="001A1542">
            <w:pPr>
              <w:jc w:val="right"/>
              <w:rPr>
                <w:rFonts w:cstheme="minorHAnsi"/>
                <w:sz w:val="24"/>
                <w:szCs w:val="24"/>
              </w:rPr>
            </w:pPr>
            <w:r w:rsidRPr="00DC09A0">
              <w:rPr>
                <w:rFonts w:cstheme="minorHAnsi"/>
                <w:sz w:val="24"/>
                <w:szCs w:val="24"/>
              </w:rPr>
              <w:t>0.98</w:t>
            </w:r>
          </w:p>
        </w:tc>
      </w:tr>
      <w:tr w:rsidR="005B6DA8" w:rsidRPr="00DC09A0" w14:paraId="48361878" w14:textId="28D0672B" w:rsidTr="005B6DA8">
        <w:trPr>
          <w:trHeight w:val="300"/>
        </w:trPr>
        <w:tc>
          <w:tcPr>
            <w:tcW w:w="716" w:type="dxa"/>
            <w:shd w:val="clear" w:color="auto" w:fill="auto"/>
            <w:noWrap/>
          </w:tcPr>
          <w:p w14:paraId="12248778" w14:textId="5046571C" w:rsidR="001A1542" w:rsidRPr="00DC09A0" w:rsidRDefault="001A1542" w:rsidP="001A1542">
            <w:pPr>
              <w:rPr>
                <w:rFonts w:cstheme="minorHAnsi"/>
                <w:sz w:val="24"/>
                <w:szCs w:val="24"/>
              </w:rPr>
            </w:pPr>
          </w:p>
        </w:tc>
        <w:tc>
          <w:tcPr>
            <w:tcW w:w="1354" w:type="dxa"/>
            <w:shd w:val="clear" w:color="auto" w:fill="auto"/>
          </w:tcPr>
          <w:p w14:paraId="7D2DE18B" w14:textId="77777777" w:rsidR="001A1542" w:rsidRDefault="001A1542" w:rsidP="001A1542">
            <w:pPr>
              <w:rPr>
                <w:rFonts w:cstheme="minorHAnsi"/>
                <w:sz w:val="24"/>
                <w:szCs w:val="24"/>
              </w:rPr>
            </w:pPr>
          </w:p>
        </w:tc>
        <w:tc>
          <w:tcPr>
            <w:tcW w:w="1260" w:type="dxa"/>
            <w:shd w:val="clear" w:color="auto" w:fill="auto"/>
            <w:noWrap/>
            <w:hideMark/>
          </w:tcPr>
          <w:p w14:paraId="1E6DB461" w14:textId="4D6029BC"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71ADA009" w14:textId="77777777" w:rsidR="001A1542" w:rsidRPr="00DC09A0" w:rsidRDefault="001A1542" w:rsidP="001A1542">
            <w:pPr>
              <w:jc w:val="right"/>
              <w:rPr>
                <w:rFonts w:cstheme="minorHAnsi"/>
                <w:sz w:val="24"/>
                <w:szCs w:val="24"/>
              </w:rPr>
            </w:pPr>
            <w:r w:rsidRPr="00DC09A0">
              <w:rPr>
                <w:rFonts w:cstheme="minorHAnsi"/>
                <w:sz w:val="24"/>
                <w:szCs w:val="24"/>
              </w:rPr>
              <w:t>0.148</w:t>
            </w:r>
          </w:p>
        </w:tc>
        <w:tc>
          <w:tcPr>
            <w:tcW w:w="810" w:type="dxa"/>
            <w:shd w:val="clear" w:color="auto" w:fill="auto"/>
            <w:noWrap/>
            <w:hideMark/>
          </w:tcPr>
          <w:p w14:paraId="2CE17F51" w14:textId="77777777" w:rsidR="001A1542" w:rsidRPr="00DC09A0" w:rsidRDefault="001A1542" w:rsidP="001A1542">
            <w:pPr>
              <w:jc w:val="right"/>
              <w:rPr>
                <w:rFonts w:cstheme="minorHAnsi"/>
                <w:sz w:val="24"/>
                <w:szCs w:val="24"/>
              </w:rPr>
            </w:pPr>
            <w:r w:rsidRPr="00DC09A0">
              <w:rPr>
                <w:rFonts w:cstheme="minorHAnsi"/>
                <w:sz w:val="24"/>
                <w:szCs w:val="24"/>
              </w:rPr>
              <w:t>138</w:t>
            </w:r>
          </w:p>
        </w:tc>
        <w:tc>
          <w:tcPr>
            <w:tcW w:w="720" w:type="dxa"/>
            <w:shd w:val="clear" w:color="auto" w:fill="auto"/>
            <w:noWrap/>
            <w:vAlign w:val="bottom"/>
          </w:tcPr>
          <w:p w14:paraId="61DE1E9D" w14:textId="77BE546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21496539" w14:textId="5BB8DE0A" w:rsidR="001A1542" w:rsidRPr="00DC09A0" w:rsidRDefault="001A1542" w:rsidP="001A1542">
            <w:pPr>
              <w:jc w:val="right"/>
              <w:rPr>
                <w:rFonts w:cstheme="minorHAnsi"/>
                <w:sz w:val="24"/>
                <w:szCs w:val="24"/>
              </w:rPr>
            </w:pPr>
            <w:r>
              <w:rPr>
                <w:rFonts w:ascii="Calibri" w:hAnsi="Calibri" w:cs="Calibri"/>
                <w:color w:val="000000"/>
              </w:rPr>
              <w:t>5.69</w:t>
            </w:r>
          </w:p>
        </w:tc>
        <w:tc>
          <w:tcPr>
            <w:tcW w:w="900" w:type="dxa"/>
            <w:shd w:val="clear" w:color="auto" w:fill="auto"/>
            <w:noWrap/>
            <w:vAlign w:val="bottom"/>
          </w:tcPr>
          <w:p w14:paraId="17BCFCAC" w14:textId="5E2B11C1" w:rsidR="001A1542" w:rsidRPr="00DC09A0" w:rsidRDefault="001A1542" w:rsidP="001A1542">
            <w:pPr>
              <w:jc w:val="right"/>
              <w:rPr>
                <w:rFonts w:cstheme="minorHAnsi"/>
                <w:sz w:val="24"/>
                <w:szCs w:val="24"/>
              </w:rPr>
            </w:pPr>
            <w:r>
              <w:rPr>
                <w:rFonts w:ascii="Calibri" w:hAnsi="Calibri" w:cs="Calibri"/>
                <w:color w:val="000000"/>
              </w:rPr>
              <w:t>17.01</w:t>
            </w:r>
          </w:p>
        </w:tc>
        <w:tc>
          <w:tcPr>
            <w:tcW w:w="720" w:type="dxa"/>
          </w:tcPr>
          <w:p w14:paraId="5E12AA05" w14:textId="0B81BD27" w:rsidR="001A1542" w:rsidRPr="00DC09A0" w:rsidRDefault="001A1542" w:rsidP="001A1542">
            <w:pPr>
              <w:jc w:val="right"/>
              <w:rPr>
                <w:rFonts w:cstheme="minorHAnsi"/>
                <w:sz w:val="24"/>
                <w:szCs w:val="24"/>
              </w:rPr>
            </w:pPr>
            <w:r w:rsidRPr="00DC09A0">
              <w:rPr>
                <w:rFonts w:cstheme="minorHAnsi"/>
                <w:sz w:val="24"/>
                <w:szCs w:val="24"/>
              </w:rPr>
              <w:t>1.21</w:t>
            </w:r>
          </w:p>
        </w:tc>
      </w:tr>
      <w:tr w:rsidR="005B6DA8" w:rsidRPr="00DC09A0" w14:paraId="397A3617" w14:textId="0D117403" w:rsidTr="005B6DA8">
        <w:trPr>
          <w:trHeight w:val="300"/>
        </w:trPr>
        <w:tc>
          <w:tcPr>
            <w:tcW w:w="716" w:type="dxa"/>
            <w:shd w:val="clear" w:color="auto" w:fill="auto"/>
            <w:noWrap/>
          </w:tcPr>
          <w:p w14:paraId="5E558018" w14:textId="35889E9F" w:rsidR="001A1542" w:rsidRPr="00DC09A0" w:rsidRDefault="001A1542" w:rsidP="001A1542">
            <w:pPr>
              <w:rPr>
                <w:rFonts w:cstheme="minorHAnsi"/>
                <w:sz w:val="24"/>
                <w:szCs w:val="24"/>
              </w:rPr>
            </w:pPr>
          </w:p>
        </w:tc>
        <w:tc>
          <w:tcPr>
            <w:tcW w:w="1354" w:type="dxa"/>
            <w:shd w:val="clear" w:color="auto" w:fill="auto"/>
          </w:tcPr>
          <w:p w14:paraId="00631081" w14:textId="77777777" w:rsidR="001A1542" w:rsidRDefault="001A1542" w:rsidP="001A1542">
            <w:pPr>
              <w:rPr>
                <w:rFonts w:cstheme="minorHAnsi"/>
                <w:sz w:val="24"/>
                <w:szCs w:val="24"/>
              </w:rPr>
            </w:pPr>
          </w:p>
        </w:tc>
        <w:tc>
          <w:tcPr>
            <w:tcW w:w="1260" w:type="dxa"/>
            <w:shd w:val="clear" w:color="auto" w:fill="auto"/>
            <w:noWrap/>
            <w:hideMark/>
          </w:tcPr>
          <w:p w14:paraId="11200405" w14:textId="64327FF0"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446EB7E" w14:textId="77777777" w:rsidR="001A1542" w:rsidRPr="00DC09A0" w:rsidRDefault="001A1542" w:rsidP="001A1542">
            <w:pPr>
              <w:jc w:val="right"/>
              <w:rPr>
                <w:rFonts w:cstheme="minorHAnsi"/>
                <w:sz w:val="24"/>
                <w:szCs w:val="24"/>
              </w:rPr>
            </w:pPr>
            <w:r w:rsidRPr="00DC09A0">
              <w:rPr>
                <w:rFonts w:cstheme="minorHAnsi"/>
                <w:sz w:val="24"/>
                <w:szCs w:val="24"/>
              </w:rPr>
              <w:t>0.018</w:t>
            </w:r>
          </w:p>
        </w:tc>
        <w:tc>
          <w:tcPr>
            <w:tcW w:w="810" w:type="dxa"/>
            <w:shd w:val="clear" w:color="auto" w:fill="auto"/>
            <w:noWrap/>
            <w:hideMark/>
          </w:tcPr>
          <w:p w14:paraId="7FC4F2AC" w14:textId="77777777" w:rsidR="001A1542" w:rsidRPr="00DC09A0" w:rsidRDefault="001A1542" w:rsidP="001A1542">
            <w:pPr>
              <w:jc w:val="right"/>
              <w:rPr>
                <w:rFonts w:cstheme="minorHAnsi"/>
                <w:sz w:val="24"/>
                <w:szCs w:val="24"/>
              </w:rPr>
            </w:pPr>
            <w:r w:rsidRPr="00DC09A0">
              <w:rPr>
                <w:rFonts w:cstheme="minorHAnsi"/>
                <w:sz w:val="24"/>
                <w:szCs w:val="24"/>
              </w:rPr>
              <w:t>161</w:t>
            </w:r>
          </w:p>
        </w:tc>
        <w:tc>
          <w:tcPr>
            <w:tcW w:w="720" w:type="dxa"/>
            <w:shd w:val="clear" w:color="auto" w:fill="auto"/>
            <w:noWrap/>
            <w:vAlign w:val="bottom"/>
          </w:tcPr>
          <w:p w14:paraId="419EAFA3" w14:textId="3554F713" w:rsidR="001A1542" w:rsidRPr="00DC09A0" w:rsidRDefault="001A1542" w:rsidP="001A1542">
            <w:pPr>
              <w:jc w:val="right"/>
              <w:rPr>
                <w:rFonts w:cstheme="minorHAnsi"/>
                <w:sz w:val="24"/>
                <w:szCs w:val="24"/>
              </w:rPr>
            </w:pPr>
            <w:r>
              <w:rPr>
                <w:rFonts w:ascii="Calibri" w:hAnsi="Calibri" w:cs="Calibri"/>
                <w:color w:val="000000"/>
              </w:rPr>
              <w:t>6.47</w:t>
            </w:r>
          </w:p>
        </w:tc>
        <w:tc>
          <w:tcPr>
            <w:tcW w:w="900" w:type="dxa"/>
            <w:shd w:val="clear" w:color="auto" w:fill="auto"/>
            <w:noWrap/>
            <w:vAlign w:val="bottom"/>
          </w:tcPr>
          <w:p w14:paraId="7FC4E37E" w14:textId="17976534" w:rsidR="001A1542" w:rsidRPr="00DC09A0" w:rsidRDefault="001A1542" w:rsidP="001A1542">
            <w:pPr>
              <w:jc w:val="right"/>
              <w:rPr>
                <w:rFonts w:cstheme="minorHAnsi"/>
                <w:sz w:val="24"/>
                <w:szCs w:val="24"/>
              </w:rPr>
            </w:pPr>
            <w:r>
              <w:rPr>
                <w:rFonts w:ascii="Calibri" w:hAnsi="Calibri" w:cs="Calibri"/>
                <w:color w:val="000000"/>
              </w:rPr>
              <w:t>9.32</w:t>
            </w:r>
          </w:p>
        </w:tc>
        <w:tc>
          <w:tcPr>
            <w:tcW w:w="900" w:type="dxa"/>
            <w:shd w:val="clear" w:color="auto" w:fill="auto"/>
            <w:noWrap/>
            <w:vAlign w:val="bottom"/>
          </w:tcPr>
          <w:p w14:paraId="3F584C77" w14:textId="26123271" w:rsidR="001A1542" w:rsidRPr="00DC09A0" w:rsidRDefault="001A1542" w:rsidP="001A1542">
            <w:pPr>
              <w:jc w:val="right"/>
              <w:rPr>
                <w:rFonts w:cstheme="minorHAnsi"/>
                <w:sz w:val="24"/>
                <w:szCs w:val="24"/>
              </w:rPr>
            </w:pPr>
            <w:r>
              <w:rPr>
                <w:rFonts w:ascii="Calibri" w:hAnsi="Calibri" w:cs="Calibri"/>
                <w:color w:val="000000"/>
              </w:rPr>
              <w:t>13.28</w:t>
            </w:r>
          </w:p>
        </w:tc>
        <w:tc>
          <w:tcPr>
            <w:tcW w:w="720" w:type="dxa"/>
          </w:tcPr>
          <w:p w14:paraId="719C43AB" w14:textId="0B424342" w:rsidR="001A1542" w:rsidRPr="00DC09A0" w:rsidRDefault="001A1542" w:rsidP="001A1542">
            <w:pPr>
              <w:jc w:val="right"/>
              <w:rPr>
                <w:rFonts w:cstheme="minorHAnsi"/>
                <w:sz w:val="24"/>
                <w:szCs w:val="24"/>
              </w:rPr>
            </w:pPr>
            <w:r w:rsidRPr="00DC09A0">
              <w:rPr>
                <w:rFonts w:cstheme="minorHAnsi"/>
                <w:sz w:val="24"/>
                <w:szCs w:val="24"/>
              </w:rPr>
              <w:t>0.52</w:t>
            </w:r>
          </w:p>
        </w:tc>
      </w:tr>
      <w:tr w:rsidR="003A01B1" w:rsidRPr="00DC09A0" w14:paraId="7F6D60C0" w14:textId="12DCFA40" w:rsidTr="005B6DA8">
        <w:trPr>
          <w:trHeight w:val="300"/>
        </w:trPr>
        <w:tc>
          <w:tcPr>
            <w:tcW w:w="716" w:type="dxa"/>
            <w:shd w:val="clear" w:color="auto" w:fill="auto"/>
            <w:noWrap/>
          </w:tcPr>
          <w:p w14:paraId="62F7FD1A" w14:textId="13393B2A" w:rsidR="003A01B1" w:rsidRPr="00DC09A0" w:rsidRDefault="003A01B1" w:rsidP="003A01B1">
            <w:pPr>
              <w:rPr>
                <w:rFonts w:cstheme="minorHAnsi"/>
                <w:sz w:val="24"/>
                <w:szCs w:val="24"/>
              </w:rPr>
            </w:pPr>
            <w:r w:rsidRPr="00DC09A0">
              <w:rPr>
                <w:rFonts w:cstheme="minorHAnsi"/>
                <w:sz w:val="24"/>
                <w:szCs w:val="24"/>
              </w:rPr>
              <w:t>682</w:t>
            </w:r>
          </w:p>
        </w:tc>
        <w:tc>
          <w:tcPr>
            <w:tcW w:w="6754" w:type="dxa"/>
            <w:gridSpan w:val="7"/>
            <w:shd w:val="clear" w:color="auto" w:fill="auto"/>
          </w:tcPr>
          <w:p w14:paraId="569A7AFF" w14:textId="0A9C72C8" w:rsidR="003A01B1" w:rsidRPr="00DC09A0" w:rsidRDefault="003A01B1" w:rsidP="003A01B1">
            <w:pPr>
              <w:rPr>
                <w:rFonts w:cstheme="minorHAnsi"/>
                <w:sz w:val="24"/>
                <w:szCs w:val="24"/>
              </w:rPr>
            </w:pPr>
            <w:r>
              <w:rPr>
                <w:rFonts w:cstheme="minorHAnsi"/>
                <w:sz w:val="24"/>
                <w:szCs w:val="24"/>
              </w:rPr>
              <w:t>Yellow birch-sugar maple forest</w:t>
            </w:r>
          </w:p>
        </w:tc>
        <w:tc>
          <w:tcPr>
            <w:tcW w:w="720" w:type="dxa"/>
          </w:tcPr>
          <w:p w14:paraId="427917EE" w14:textId="77777777" w:rsidR="003A01B1" w:rsidRDefault="003A01B1" w:rsidP="003A01B1">
            <w:pPr>
              <w:rPr>
                <w:rFonts w:cstheme="minorHAnsi"/>
                <w:sz w:val="24"/>
                <w:szCs w:val="24"/>
              </w:rPr>
            </w:pPr>
          </w:p>
        </w:tc>
      </w:tr>
      <w:tr w:rsidR="005B6DA8" w:rsidRPr="00DC09A0" w14:paraId="64F1D35A" w14:textId="3A97E585" w:rsidTr="005B6DA8">
        <w:trPr>
          <w:trHeight w:val="300"/>
        </w:trPr>
        <w:tc>
          <w:tcPr>
            <w:tcW w:w="716" w:type="dxa"/>
            <w:shd w:val="clear" w:color="auto" w:fill="auto"/>
            <w:noWrap/>
          </w:tcPr>
          <w:p w14:paraId="2079E76D" w14:textId="56AA59FA" w:rsidR="001A1542" w:rsidRPr="00DC09A0" w:rsidRDefault="001A1542" w:rsidP="001A1542">
            <w:pPr>
              <w:rPr>
                <w:rFonts w:cstheme="minorHAnsi"/>
                <w:sz w:val="24"/>
                <w:szCs w:val="24"/>
              </w:rPr>
            </w:pPr>
          </w:p>
        </w:tc>
        <w:tc>
          <w:tcPr>
            <w:tcW w:w="1354" w:type="dxa"/>
            <w:shd w:val="clear" w:color="auto" w:fill="auto"/>
          </w:tcPr>
          <w:p w14:paraId="166D7FD4" w14:textId="14FA054F" w:rsidR="001A1542" w:rsidRDefault="001A1542" w:rsidP="001A1542">
            <w:pPr>
              <w:rPr>
                <w:rFonts w:cstheme="minorHAnsi"/>
                <w:sz w:val="24"/>
                <w:szCs w:val="24"/>
              </w:rPr>
            </w:pPr>
          </w:p>
        </w:tc>
        <w:tc>
          <w:tcPr>
            <w:tcW w:w="1260" w:type="dxa"/>
            <w:shd w:val="clear" w:color="auto" w:fill="auto"/>
            <w:noWrap/>
            <w:hideMark/>
          </w:tcPr>
          <w:p w14:paraId="7FAFF69E" w14:textId="737CD111"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1C950A2E"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1CB44714" w14:textId="77777777" w:rsidR="001A1542" w:rsidRPr="00DC09A0" w:rsidRDefault="001A1542" w:rsidP="001A1542">
            <w:pPr>
              <w:jc w:val="right"/>
              <w:rPr>
                <w:rFonts w:cstheme="minorHAnsi"/>
                <w:sz w:val="24"/>
                <w:szCs w:val="24"/>
              </w:rPr>
            </w:pPr>
            <w:r w:rsidRPr="00DC09A0">
              <w:rPr>
                <w:rFonts w:cstheme="minorHAnsi"/>
                <w:sz w:val="24"/>
                <w:szCs w:val="24"/>
              </w:rPr>
              <w:t>387</w:t>
            </w:r>
          </w:p>
        </w:tc>
        <w:tc>
          <w:tcPr>
            <w:tcW w:w="720" w:type="dxa"/>
            <w:shd w:val="clear" w:color="auto" w:fill="auto"/>
            <w:noWrap/>
            <w:vAlign w:val="bottom"/>
          </w:tcPr>
          <w:p w14:paraId="4B177EDD" w14:textId="0B34473F" w:rsidR="001A1542" w:rsidRPr="00DC09A0" w:rsidRDefault="001A1542" w:rsidP="001A1542">
            <w:pPr>
              <w:jc w:val="right"/>
              <w:rPr>
                <w:rFonts w:cstheme="minorHAnsi"/>
                <w:sz w:val="24"/>
                <w:szCs w:val="24"/>
              </w:rPr>
            </w:pPr>
            <w:r>
              <w:rPr>
                <w:rFonts w:ascii="Calibri" w:hAnsi="Calibri" w:cs="Calibri"/>
                <w:color w:val="000000"/>
              </w:rPr>
              <w:t>87.23</w:t>
            </w:r>
          </w:p>
        </w:tc>
        <w:tc>
          <w:tcPr>
            <w:tcW w:w="900" w:type="dxa"/>
            <w:shd w:val="clear" w:color="auto" w:fill="auto"/>
            <w:noWrap/>
            <w:vAlign w:val="bottom"/>
          </w:tcPr>
          <w:p w14:paraId="5F6AD1C1" w14:textId="6F9DF26F" w:rsidR="001A1542" w:rsidRPr="00DC09A0" w:rsidRDefault="001A1542" w:rsidP="001A1542">
            <w:pPr>
              <w:jc w:val="right"/>
              <w:rPr>
                <w:rFonts w:cstheme="minorHAnsi"/>
                <w:sz w:val="24"/>
                <w:szCs w:val="24"/>
              </w:rPr>
            </w:pPr>
            <w:r>
              <w:rPr>
                <w:rFonts w:ascii="Calibri" w:hAnsi="Calibri" w:cs="Calibri"/>
                <w:color w:val="000000"/>
              </w:rPr>
              <w:t>127.16</w:t>
            </w:r>
          </w:p>
        </w:tc>
        <w:tc>
          <w:tcPr>
            <w:tcW w:w="900" w:type="dxa"/>
            <w:shd w:val="clear" w:color="auto" w:fill="auto"/>
            <w:noWrap/>
            <w:vAlign w:val="bottom"/>
          </w:tcPr>
          <w:p w14:paraId="1FFDC16A" w14:textId="196A6F28" w:rsidR="001A1542" w:rsidRPr="00DC09A0" w:rsidRDefault="001A1542" w:rsidP="001A1542">
            <w:pPr>
              <w:jc w:val="right"/>
              <w:rPr>
                <w:rFonts w:cstheme="minorHAnsi"/>
                <w:sz w:val="24"/>
                <w:szCs w:val="24"/>
              </w:rPr>
            </w:pPr>
            <w:r>
              <w:rPr>
                <w:rFonts w:ascii="Calibri" w:hAnsi="Calibri" w:cs="Calibri"/>
                <w:color w:val="000000"/>
              </w:rPr>
              <w:t>176</w:t>
            </w:r>
          </w:p>
        </w:tc>
        <w:tc>
          <w:tcPr>
            <w:tcW w:w="720" w:type="dxa"/>
          </w:tcPr>
          <w:p w14:paraId="704CF3E8" w14:textId="3F263115" w:rsidR="001A1542" w:rsidRPr="00DC09A0" w:rsidRDefault="001A1542" w:rsidP="001A1542">
            <w:pPr>
              <w:jc w:val="right"/>
              <w:rPr>
                <w:rFonts w:cstheme="minorHAnsi"/>
                <w:sz w:val="24"/>
                <w:szCs w:val="24"/>
              </w:rPr>
            </w:pPr>
            <w:r w:rsidRPr="00DC09A0">
              <w:rPr>
                <w:rFonts w:cstheme="minorHAnsi"/>
                <w:sz w:val="24"/>
                <w:szCs w:val="24"/>
              </w:rPr>
              <w:t>0.52</w:t>
            </w:r>
          </w:p>
        </w:tc>
      </w:tr>
      <w:tr w:rsidR="005B6DA8" w:rsidRPr="00DC09A0" w14:paraId="0FFD915B" w14:textId="53360E41" w:rsidTr="005B6DA8">
        <w:trPr>
          <w:trHeight w:val="300"/>
        </w:trPr>
        <w:tc>
          <w:tcPr>
            <w:tcW w:w="716" w:type="dxa"/>
            <w:shd w:val="clear" w:color="auto" w:fill="auto"/>
            <w:noWrap/>
          </w:tcPr>
          <w:p w14:paraId="2C46075A" w14:textId="3C19475F" w:rsidR="001A1542" w:rsidRPr="00DC09A0" w:rsidRDefault="001A1542" w:rsidP="001A1542">
            <w:pPr>
              <w:rPr>
                <w:rFonts w:cstheme="minorHAnsi"/>
                <w:sz w:val="24"/>
                <w:szCs w:val="24"/>
              </w:rPr>
            </w:pPr>
          </w:p>
        </w:tc>
        <w:tc>
          <w:tcPr>
            <w:tcW w:w="1354" w:type="dxa"/>
            <w:shd w:val="clear" w:color="auto" w:fill="auto"/>
          </w:tcPr>
          <w:p w14:paraId="4696D0AC" w14:textId="77777777" w:rsidR="001A1542" w:rsidRDefault="001A1542" w:rsidP="001A1542">
            <w:pPr>
              <w:rPr>
                <w:rFonts w:cstheme="minorHAnsi"/>
                <w:sz w:val="24"/>
                <w:szCs w:val="24"/>
              </w:rPr>
            </w:pPr>
          </w:p>
        </w:tc>
        <w:tc>
          <w:tcPr>
            <w:tcW w:w="1260" w:type="dxa"/>
            <w:shd w:val="clear" w:color="auto" w:fill="auto"/>
            <w:noWrap/>
            <w:hideMark/>
          </w:tcPr>
          <w:p w14:paraId="1594D181" w14:textId="01CD9341"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935F21F" w14:textId="77777777" w:rsidR="001A1542" w:rsidRPr="00DC09A0" w:rsidRDefault="001A1542" w:rsidP="001A1542">
            <w:pPr>
              <w:jc w:val="right"/>
              <w:rPr>
                <w:rFonts w:cstheme="minorHAnsi"/>
                <w:sz w:val="24"/>
                <w:szCs w:val="24"/>
              </w:rPr>
            </w:pPr>
            <w:r w:rsidRPr="00DC09A0">
              <w:rPr>
                <w:rFonts w:cstheme="minorHAnsi"/>
                <w:sz w:val="24"/>
                <w:szCs w:val="24"/>
              </w:rPr>
              <w:t>0.056</w:t>
            </w:r>
          </w:p>
        </w:tc>
        <w:tc>
          <w:tcPr>
            <w:tcW w:w="810" w:type="dxa"/>
            <w:shd w:val="clear" w:color="auto" w:fill="auto"/>
            <w:noWrap/>
            <w:hideMark/>
          </w:tcPr>
          <w:p w14:paraId="759641D6" w14:textId="77777777" w:rsidR="001A1542" w:rsidRPr="00DC09A0" w:rsidRDefault="001A1542" w:rsidP="001A1542">
            <w:pPr>
              <w:jc w:val="right"/>
              <w:rPr>
                <w:rFonts w:cstheme="minorHAnsi"/>
                <w:sz w:val="24"/>
                <w:szCs w:val="24"/>
              </w:rPr>
            </w:pPr>
            <w:r w:rsidRPr="00DC09A0">
              <w:rPr>
                <w:rFonts w:cstheme="minorHAnsi"/>
                <w:sz w:val="24"/>
                <w:szCs w:val="24"/>
              </w:rPr>
              <w:t>370</w:t>
            </w:r>
          </w:p>
        </w:tc>
        <w:tc>
          <w:tcPr>
            <w:tcW w:w="720" w:type="dxa"/>
            <w:shd w:val="clear" w:color="auto" w:fill="auto"/>
            <w:noWrap/>
            <w:vAlign w:val="bottom"/>
          </w:tcPr>
          <w:p w14:paraId="20689FE3" w14:textId="23371B7D" w:rsidR="001A1542" w:rsidRPr="00DC09A0" w:rsidRDefault="001A1542" w:rsidP="001A1542">
            <w:pPr>
              <w:jc w:val="right"/>
              <w:rPr>
                <w:rFonts w:cstheme="minorHAnsi"/>
                <w:sz w:val="24"/>
                <w:szCs w:val="24"/>
              </w:rPr>
            </w:pPr>
            <w:r>
              <w:rPr>
                <w:rFonts w:ascii="Calibri" w:hAnsi="Calibri" w:cs="Calibri"/>
                <w:color w:val="000000"/>
              </w:rPr>
              <w:t>3.53</w:t>
            </w:r>
          </w:p>
        </w:tc>
        <w:tc>
          <w:tcPr>
            <w:tcW w:w="900" w:type="dxa"/>
            <w:shd w:val="clear" w:color="auto" w:fill="auto"/>
            <w:noWrap/>
            <w:vAlign w:val="bottom"/>
          </w:tcPr>
          <w:p w14:paraId="68CA85BA" w14:textId="1426489B" w:rsidR="001A1542" w:rsidRPr="00DC09A0" w:rsidRDefault="001A1542" w:rsidP="001A1542">
            <w:pPr>
              <w:jc w:val="right"/>
              <w:rPr>
                <w:rFonts w:cstheme="minorHAnsi"/>
                <w:sz w:val="24"/>
                <w:szCs w:val="24"/>
              </w:rPr>
            </w:pPr>
            <w:r>
              <w:rPr>
                <w:rFonts w:ascii="Calibri" w:hAnsi="Calibri" w:cs="Calibri"/>
                <w:color w:val="000000"/>
              </w:rPr>
              <w:t>7.42</w:t>
            </w:r>
          </w:p>
        </w:tc>
        <w:tc>
          <w:tcPr>
            <w:tcW w:w="900" w:type="dxa"/>
            <w:shd w:val="clear" w:color="auto" w:fill="auto"/>
            <w:noWrap/>
            <w:vAlign w:val="bottom"/>
          </w:tcPr>
          <w:p w14:paraId="3C792E9A" w14:textId="1BBC0CA5" w:rsidR="001A1542" w:rsidRPr="00DC09A0" w:rsidRDefault="001A1542" w:rsidP="001A1542">
            <w:pPr>
              <w:jc w:val="right"/>
              <w:rPr>
                <w:rFonts w:cstheme="minorHAnsi"/>
                <w:sz w:val="24"/>
                <w:szCs w:val="24"/>
              </w:rPr>
            </w:pPr>
            <w:r>
              <w:rPr>
                <w:rFonts w:ascii="Calibri" w:hAnsi="Calibri" w:cs="Calibri"/>
                <w:color w:val="000000"/>
              </w:rPr>
              <w:t>13.44</w:t>
            </w:r>
          </w:p>
        </w:tc>
        <w:tc>
          <w:tcPr>
            <w:tcW w:w="720" w:type="dxa"/>
          </w:tcPr>
          <w:p w14:paraId="5BCDC0EF" w14:textId="3735CB32" w:rsidR="001A1542" w:rsidRPr="00DC09A0" w:rsidRDefault="001A1542" w:rsidP="001A1542">
            <w:pPr>
              <w:jc w:val="right"/>
              <w:rPr>
                <w:rFonts w:cstheme="minorHAnsi"/>
                <w:sz w:val="24"/>
                <w:szCs w:val="24"/>
              </w:rPr>
            </w:pPr>
            <w:r w:rsidRPr="00DC09A0">
              <w:rPr>
                <w:rFonts w:cstheme="minorHAnsi"/>
                <w:sz w:val="24"/>
                <w:szCs w:val="24"/>
              </w:rPr>
              <w:t>1.05</w:t>
            </w:r>
          </w:p>
        </w:tc>
      </w:tr>
      <w:tr w:rsidR="005B6DA8" w:rsidRPr="00DC09A0" w14:paraId="5D5C8B91" w14:textId="7F6F6B2F" w:rsidTr="005B6DA8">
        <w:trPr>
          <w:trHeight w:val="300"/>
        </w:trPr>
        <w:tc>
          <w:tcPr>
            <w:tcW w:w="716" w:type="dxa"/>
            <w:shd w:val="clear" w:color="auto" w:fill="auto"/>
            <w:noWrap/>
          </w:tcPr>
          <w:p w14:paraId="0DBE0782" w14:textId="30D3D7D6" w:rsidR="001A1542" w:rsidRPr="00DC09A0" w:rsidRDefault="001A1542" w:rsidP="001A1542">
            <w:pPr>
              <w:rPr>
                <w:rFonts w:cstheme="minorHAnsi"/>
                <w:sz w:val="24"/>
                <w:szCs w:val="24"/>
              </w:rPr>
            </w:pPr>
          </w:p>
        </w:tc>
        <w:tc>
          <w:tcPr>
            <w:tcW w:w="1354" w:type="dxa"/>
            <w:shd w:val="clear" w:color="auto" w:fill="auto"/>
          </w:tcPr>
          <w:p w14:paraId="26BB55C3" w14:textId="77777777" w:rsidR="001A1542" w:rsidRDefault="001A1542" w:rsidP="001A1542">
            <w:pPr>
              <w:rPr>
                <w:rFonts w:cstheme="minorHAnsi"/>
                <w:sz w:val="24"/>
                <w:szCs w:val="24"/>
              </w:rPr>
            </w:pPr>
          </w:p>
        </w:tc>
        <w:tc>
          <w:tcPr>
            <w:tcW w:w="1260" w:type="dxa"/>
            <w:shd w:val="clear" w:color="auto" w:fill="auto"/>
            <w:noWrap/>
            <w:hideMark/>
          </w:tcPr>
          <w:p w14:paraId="4E32C996" w14:textId="22D028D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0D6C64A6" w14:textId="77777777" w:rsidR="001A1542" w:rsidRPr="00DC09A0" w:rsidRDefault="001A1542" w:rsidP="001A1542">
            <w:pPr>
              <w:jc w:val="right"/>
              <w:rPr>
                <w:rFonts w:cstheme="minorHAnsi"/>
                <w:sz w:val="24"/>
                <w:szCs w:val="24"/>
              </w:rPr>
            </w:pPr>
            <w:r w:rsidRPr="00DC09A0">
              <w:rPr>
                <w:rFonts w:cstheme="minorHAnsi"/>
                <w:sz w:val="24"/>
                <w:szCs w:val="24"/>
              </w:rPr>
              <w:t>0.045</w:t>
            </w:r>
          </w:p>
        </w:tc>
        <w:tc>
          <w:tcPr>
            <w:tcW w:w="810" w:type="dxa"/>
            <w:shd w:val="clear" w:color="auto" w:fill="auto"/>
            <w:noWrap/>
            <w:hideMark/>
          </w:tcPr>
          <w:p w14:paraId="125DF007" w14:textId="77777777" w:rsidR="001A1542" w:rsidRPr="00DC09A0" w:rsidRDefault="001A1542" w:rsidP="001A1542">
            <w:pPr>
              <w:jc w:val="right"/>
              <w:rPr>
                <w:rFonts w:cstheme="minorHAnsi"/>
                <w:sz w:val="24"/>
                <w:szCs w:val="24"/>
              </w:rPr>
            </w:pPr>
            <w:r w:rsidRPr="00DC09A0">
              <w:rPr>
                <w:rFonts w:cstheme="minorHAnsi"/>
                <w:sz w:val="24"/>
                <w:szCs w:val="24"/>
              </w:rPr>
              <w:t>378</w:t>
            </w:r>
          </w:p>
        </w:tc>
        <w:tc>
          <w:tcPr>
            <w:tcW w:w="720" w:type="dxa"/>
            <w:shd w:val="clear" w:color="auto" w:fill="auto"/>
            <w:noWrap/>
            <w:vAlign w:val="bottom"/>
          </w:tcPr>
          <w:p w14:paraId="38CDE71A" w14:textId="183DE179" w:rsidR="001A1542" w:rsidRPr="00DC09A0" w:rsidRDefault="001A1542" w:rsidP="001A1542">
            <w:pPr>
              <w:jc w:val="right"/>
              <w:rPr>
                <w:rFonts w:cstheme="minorHAnsi"/>
                <w:sz w:val="24"/>
                <w:szCs w:val="24"/>
              </w:rPr>
            </w:pPr>
            <w:r>
              <w:rPr>
                <w:rFonts w:ascii="Calibri" w:hAnsi="Calibri" w:cs="Calibri"/>
                <w:color w:val="000000"/>
              </w:rPr>
              <w:t>6.22</w:t>
            </w:r>
          </w:p>
        </w:tc>
        <w:tc>
          <w:tcPr>
            <w:tcW w:w="900" w:type="dxa"/>
            <w:shd w:val="clear" w:color="auto" w:fill="auto"/>
            <w:noWrap/>
            <w:vAlign w:val="bottom"/>
          </w:tcPr>
          <w:p w14:paraId="4E27B0E1" w14:textId="18FF9608" w:rsidR="001A1542" w:rsidRPr="00DC09A0" w:rsidRDefault="001A1542" w:rsidP="001A1542">
            <w:pPr>
              <w:jc w:val="right"/>
              <w:rPr>
                <w:rFonts w:cstheme="minorHAnsi"/>
                <w:sz w:val="24"/>
                <w:szCs w:val="24"/>
              </w:rPr>
            </w:pPr>
            <w:r>
              <w:rPr>
                <w:rFonts w:ascii="Calibri" w:hAnsi="Calibri" w:cs="Calibri"/>
                <w:color w:val="000000"/>
              </w:rPr>
              <w:t>17.93</w:t>
            </w:r>
          </w:p>
        </w:tc>
        <w:tc>
          <w:tcPr>
            <w:tcW w:w="900" w:type="dxa"/>
            <w:shd w:val="clear" w:color="auto" w:fill="auto"/>
            <w:noWrap/>
            <w:vAlign w:val="bottom"/>
          </w:tcPr>
          <w:p w14:paraId="63B978CF" w14:textId="202B77CA" w:rsidR="001A1542" w:rsidRPr="00DC09A0" w:rsidRDefault="001A1542" w:rsidP="001A1542">
            <w:pPr>
              <w:jc w:val="right"/>
              <w:rPr>
                <w:rFonts w:cstheme="minorHAnsi"/>
                <w:sz w:val="24"/>
                <w:szCs w:val="24"/>
              </w:rPr>
            </w:pPr>
            <w:r>
              <w:rPr>
                <w:rFonts w:ascii="Calibri" w:hAnsi="Calibri" w:cs="Calibri"/>
                <w:color w:val="000000"/>
              </w:rPr>
              <w:t>33.69</w:t>
            </w:r>
          </w:p>
        </w:tc>
        <w:tc>
          <w:tcPr>
            <w:tcW w:w="720" w:type="dxa"/>
          </w:tcPr>
          <w:p w14:paraId="706FEC86" w14:textId="25C10B77" w:rsidR="001A1542" w:rsidRPr="00DC09A0" w:rsidRDefault="001A1542" w:rsidP="001A1542">
            <w:pPr>
              <w:jc w:val="right"/>
              <w:rPr>
                <w:rFonts w:cstheme="minorHAnsi"/>
                <w:sz w:val="24"/>
                <w:szCs w:val="24"/>
              </w:rPr>
            </w:pPr>
            <w:r w:rsidRPr="00DC09A0">
              <w:rPr>
                <w:rFonts w:cstheme="minorHAnsi"/>
                <w:sz w:val="24"/>
                <w:szCs w:val="24"/>
              </w:rPr>
              <w:t>0.9</w:t>
            </w:r>
          </w:p>
        </w:tc>
      </w:tr>
      <w:tr w:rsidR="005B6DA8" w:rsidRPr="00DC09A0" w14:paraId="0F831B62" w14:textId="10D1B3AA" w:rsidTr="005B6DA8">
        <w:trPr>
          <w:trHeight w:val="300"/>
        </w:trPr>
        <w:tc>
          <w:tcPr>
            <w:tcW w:w="716" w:type="dxa"/>
            <w:shd w:val="clear" w:color="auto" w:fill="auto"/>
            <w:noWrap/>
          </w:tcPr>
          <w:p w14:paraId="426328DF" w14:textId="4A0BFBCB" w:rsidR="001A1542" w:rsidRPr="00DC09A0" w:rsidRDefault="001A1542" w:rsidP="001A1542">
            <w:pPr>
              <w:rPr>
                <w:rFonts w:cstheme="minorHAnsi"/>
                <w:sz w:val="24"/>
                <w:szCs w:val="24"/>
              </w:rPr>
            </w:pPr>
          </w:p>
        </w:tc>
        <w:tc>
          <w:tcPr>
            <w:tcW w:w="1354" w:type="dxa"/>
            <w:shd w:val="clear" w:color="auto" w:fill="auto"/>
          </w:tcPr>
          <w:p w14:paraId="5709AD61" w14:textId="77777777" w:rsidR="001A1542" w:rsidRDefault="001A1542" w:rsidP="001A1542">
            <w:pPr>
              <w:rPr>
                <w:rFonts w:cstheme="minorHAnsi"/>
                <w:sz w:val="24"/>
                <w:szCs w:val="24"/>
              </w:rPr>
            </w:pPr>
          </w:p>
        </w:tc>
        <w:tc>
          <w:tcPr>
            <w:tcW w:w="1260" w:type="dxa"/>
            <w:shd w:val="clear" w:color="auto" w:fill="auto"/>
            <w:noWrap/>
            <w:hideMark/>
          </w:tcPr>
          <w:p w14:paraId="7123BBC4" w14:textId="7BD5E045"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02E7365C" w14:textId="77777777" w:rsidR="001A1542" w:rsidRPr="00DC09A0" w:rsidRDefault="001A1542" w:rsidP="001A1542">
            <w:pPr>
              <w:jc w:val="right"/>
              <w:rPr>
                <w:rFonts w:cstheme="minorHAnsi"/>
                <w:sz w:val="24"/>
                <w:szCs w:val="24"/>
              </w:rPr>
            </w:pPr>
            <w:r w:rsidRPr="00DC09A0">
              <w:rPr>
                <w:rFonts w:cstheme="minorHAnsi"/>
                <w:sz w:val="24"/>
                <w:szCs w:val="24"/>
              </w:rPr>
              <w:t>0.005</w:t>
            </w:r>
          </w:p>
        </w:tc>
        <w:tc>
          <w:tcPr>
            <w:tcW w:w="810" w:type="dxa"/>
            <w:shd w:val="clear" w:color="auto" w:fill="auto"/>
            <w:noWrap/>
            <w:hideMark/>
          </w:tcPr>
          <w:p w14:paraId="7B1D071D" w14:textId="77777777" w:rsidR="001A1542" w:rsidRPr="00DC09A0" w:rsidRDefault="001A1542" w:rsidP="001A1542">
            <w:pPr>
              <w:jc w:val="right"/>
              <w:rPr>
                <w:rFonts w:cstheme="minorHAnsi"/>
                <w:sz w:val="24"/>
                <w:szCs w:val="24"/>
              </w:rPr>
            </w:pPr>
            <w:r w:rsidRPr="00DC09A0">
              <w:rPr>
                <w:rFonts w:cstheme="minorHAnsi"/>
                <w:sz w:val="24"/>
                <w:szCs w:val="24"/>
              </w:rPr>
              <w:t>400</w:t>
            </w:r>
          </w:p>
        </w:tc>
        <w:tc>
          <w:tcPr>
            <w:tcW w:w="720" w:type="dxa"/>
            <w:shd w:val="clear" w:color="auto" w:fill="auto"/>
            <w:noWrap/>
            <w:vAlign w:val="bottom"/>
          </w:tcPr>
          <w:p w14:paraId="23A6DD5F" w14:textId="3E9F53C7" w:rsidR="001A1542" w:rsidRPr="00DC09A0" w:rsidRDefault="001A1542" w:rsidP="001A1542">
            <w:pPr>
              <w:jc w:val="right"/>
              <w:rPr>
                <w:rFonts w:cstheme="minorHAnsi"/>
                <w:sz w:val="24"/>
                <w:szCs w:val="24"/>
              </w:rPr>
            </w:pPr>
            <w:r>
              <w:rPr>
                <w:rFonts w:ascii="Calibri" w:hAnsi="Calibri" w:cs="Calibri"/>
                <w:color w:val="000000"/>
              </w:rPr>
              <w:t>5.85</w:t>
            </w:r>
          </w:p>
        </w:tc>
        <w:tc>
          <w:tcPr>
            <w:tcW w:w="900" w:type="dxa"/>
            <w:shd w:val="clear" w:color="auto" w:fill="auto"/>
            <w:noWrap/>
            <w:vAlign w:val="bottom"/>
          </w:tcPr>
          <w:p w14:paraId="53875D67" w14:textId="015DD981" w:rsidR="001A1542" w:rsidRPr="00DC09A0" w:rsidRDefault="001A1542" w:rsidP="001A1542">
            <w:pPr>
              <w:jc w:val="right"/>
              <w:rPr>
                <w:rFonts w:cstheme="minorHAnsi"/>
                <w:sz w:val="24"/>
                <w:szCs w:val="24"/>
              </w:rPr>
            </w:pPr>
            <w:r>
              <w:rPr>
                <w:rFonts w:ascii="Calibri" w:hAnsi="Calibri" w:cs="Calibri"/>
                <w:color w:val="000000"/>
              </w:rPr>
              <w:t>8.85</w:t>
            </w:r>
          </w:p>
        </w:tc>
        <w:tc>
          <w:tcPr>
            <w:tcW w:w="900" w:type="dxa"/>
            <w:shd w:val="clear" w:color="auto" w:fill="auto"/>
            <w:noWrap/>
            <w:vAlign w:val="bottom"/>
          </w:tcPr>
          <w:p w14:paraId="0B1714BC" w14:textId="086DE609" w:rsidR="001A1542" w:rsidRPr="00DC09A0" w:rsidRDefault="001A1542" w:rsidP="001A1542">
            <w:pPr>
              <w:jc w:val="right"/>
              <w:rPr>
                <w:rFonts w:cstheme="minorHAnsi"/>
                <w:sz w:val="24"/>
                <w:szCs w:val="24"/>
              </w:rPr>
            </w:pPr>
            <w:r>
              <w:rPr>
                <w:rFonts w:ascii="Calibri" w:hAnsi="Calibri" w:cs="Calibri"/>
                <w:color w:val="000000"/>
              </w:rPr>
              <w:t>12.7</w:t>
            </w:r>
          </w:p>
        </w:tc>
        <w:tc>
          <w:tcPr>
            <w:tcW w:w="720" w:type="dxa"/>
          </w:tcPr>
          <w:p w14:paraId="57E63249" w14:textId="79E1A6F3" w:rsidR="001A1542" w:rsidRPr="00DC09A0" w:rsidRDefault="001A1542" w:rsidP="001A1542">
            <w:pPr>
              <w:jc w:val="right"/>
              <w:rPr>
                <w:rFonts w:cstheme="minorHAnsi"/>
                <w:sz w:val="24"/>
                <w:szCs w:val="24"/>
              </w:rPr>
            </w:pPr>
            <w:r w:rsidRPr="00DC09A0">
              <w:rPr>
                <w:rFonts w:cstheme="minorHAnsi"/>
                <w:sz w:val="24"/>
                <w:szCs w:val="24"/>
              </w:rPr>
              <w:t>0.53</w:t>
            </w:r>
          </w:p>
        </w:tc>
      </w:tr>
      <w:tr w:rsidR="003A01B1" w:rsidRPr="00DC09A0" w14:paraId="0906CAD1" w14:textId="3523F6D5" w:rsidTr="005B6DA8">
        <w:trPr>
          <w:trHeight w:val="300"/>
        </w:trPr>
        <w:tc>
          <w:tcPr>
            <w:tcW w:w="716" w:type="dxa"/>
            <w:shd w:val="clear" w:color="auto" w:fill="auto"/>
            <w:noWrap/>
          </w:tcPr>
          <w:p w14:paraId="3DA565AF" w14:textId="3FFAE1F3" w:rsidR="003A01B1" w:rsidRPr="00DC09A0" w:rsidRDefault="003A01B1" w:rsidP="003A01B1">
            <w:pPr>
              <w:rPr>
                <w:rFonts w:cstheme="minorHAnsi"/>
                <w:sz w:val="24"/>
                <w:szCs w:val="24"/>
              </w:rPr>
            </w:pPr>
            <w:r w:rsidRPr="00DC09A0">
              <w:rPr>
                <w:rFonts w:cstheme="minorHAnsi"/>
                <w:sz w:val="24"/>
                <w:szCs w:val="24"/>
              </w:rPr>
              <w:t>666</w:t>
            </w:r>
          </w:p>
        </w:tc>
        <w:tc>
          <w:tcPr>
            <w:tcW w:w="6754" w:type="dxa"/>
            <w:gridSpan w:val="7"/>
            <w:shd w:val="clear" w:color="auto" w:fill="auto"/>
          </w:tcPr>
          <w:p w14:paraId="0F3BED2F" w14:textId="6BC37478" w:rsidR="003A01B1" w:rsidRPr="00DC09A0" w:rsidRDefault="003A01B1" w:rsidP="003A01B1">
            <w:pPr>
              <w:rPr>
                <w:rFonts w:cstheme="minorHAnsi"/>
                <w:sz w:val="24"/>
                <w:szCs w:val="24"/>
              </w:rPr>
            </w:pPr>
            <w:r>
              <w:rPr>
                <w:rFonts w:cstheme="minorHAnsi"/>
                <w:sz w:val="24"/>
                <w:szCs w:val="24"/>
              </w:rPr>
              <w:t>Eastern floodplain forest</w:t>
            </w:r>
          </w:p>
        </w:tc>
        <w:tc>
          <w:tcPr>
            <w:tcW w:w="720" w:type="dxa"/>
          </w:tcPr>
          <w:p w14:paraId="3FC11AD4" w14:textId="77777777" w:rsidR="003A01B1" w:rsidRDefault="003A01B1" w:rsidP="003A01B1">
            <w:pPr>
              <w:rPr>
                <w:rFonts w:cstheme="minorHAnsi"/>
                <w:sz w:val="24"/>
                <w:szCs w:val="24"/>
              </w:rPr>
            </w:pPr>
          </w:p>
        </w:tc>
      </w:tr>
      <w:tr w:rsidR="005B6DA8" w:rsidRPr="00DC09A0" w14:paraId="16E7AA77" w14:textId="6E2EFB7F" w:rsidTr="005B6DA8">
        <w:trPr>
          <w:trHeight w:val="300"/>
        </w:trPr>
        <w:tc>
          <w:tcPr>
            <w:tcW w:w="716" w:type="dxa"/>
            <w:shd w:val="clear" w:color="auto" w:fill="auto"/>
            <w:noWrap/>
          </w:tcPr>
          <w:p w14:paraId="33BE4316" w14:textId="391CEAA1" w:rsidR="001A1542" w:rsidRPr="00DC09A0" w:rsidRDefault="001A1542" w:rsidP="001A1542">
            <w:pPr>
              <w:rPr>
                <w:rFonts w:cstheme="minorHAnsi"/>
                <w:sz w:val="24"/>
                <w:szCs w:val="24"/>
              </w:rPr>
            </w:pPr>
          </w:p>
        </w:tc>
        <w:tc>
          <w:tcPr>
            <w:tcW w:w="1354" w:type="dxa"/>
            <w:shd w:val="clear" w:color="auto" w:fill="auto"/>
          </w:tcPr>
          <w:p w14:paraId="11F2A95B" w14:textId="79EAA084" w:rsidR="001A1542" w:rsidRDefault="001A1542" w:rsidP="001A1542">
            <w:pPr>
              <w:rPr>
                <w:rFonts w:cstheme="minorHAnsi"/>
                <w:sz w:val="24"/>
                <w:szCs w:val="24"/>
              </w:rPr>
            </w:pPr>
          </w:p>
        </w:tc>
        <w:tc>
          <w:tcPr>
            <w:tcW w:w="1260" w:type="dxa"/>
            <w:shd w:val="clear" w:color="auto" w:fill="auto"/>
            <w:noWrap/>
            <w:hideMark/>
          </w:tcPr>
          <w:p w14:paraId="25207D95" w14:textId="294D34E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6A7E87C1"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132AF406" w14:textId="77777777" w:rsidR="001A1542" w:rsidRPr="00DC09A0" w:rsidRDefault="001A1542" w:rsidP="001A1542">
            <w:pPr>
              <w:jc w:val="right"/>
              <w:rPr>
                <w:rFonts w:cstheme="minorHAnsi"/>
                <w:sz w:val="24"/>
                <w:szCs w:val="24"/>
              </w:rPr>
            </w:pPr>
            <w:r w:rsidRPr="00DC09A0">
              <w:rPr>
                <w:rFonts w:cstheme="minorHAnsi"/>
                <w:sz w:val="24"/>
                <w:szCs w:val="24"/>
              </w:rPr>
              <w:t>1513</w:t>
            </w:r>
          </w:p>
        </w:tc>
        <w:tc>
          <w:tcPr>
            <w:tcW w:w="720" w:type="dxa"/>
            <w:shd w:val="clear" w:color="auto" w:fill="auto"/>
            <w:noWrap/>
            <w:vAlign w:val="bottom"/>
          </w:tcPr>
          <w:p w14:paraId="71E035C9" w14:textId="1124D5F7" w:rsidR="001A1542" w:rsidRPr="00DC09A0" w:rsidRDefault="001A1542" w:rsidP="001A1542">
            <w:pPr>
              <w:jc w:val="right"/>
              <w:rPr>
                <w:rFonts w:cstheme="minorHAnsi"/>
                <w:sz w:val="24"/>
                <w:szCs w:val="24"/>
              </w:rPr>
            </w:pPr>
            <w:r>
              <w:rPr>
                <w:rFonts w:ascii="Calibri" w:hAnsi="Calibri" w:cs="Calibri"/>
                <w:color w:val="000000"/>
              </w:rPr>
              <w:t>32.34</w:t>
            </w:r>
          </w:p>
        </w:tc>
        <w:tc>
          <w:tcPr>
            <w:tcW w:w="900" w:type="dxa"/>
            <w:shd w:val="clear" w:color="auto" w:fill="auto"/>
            <w:noWrap/>
            <w:vAlign w:val="bottom"/>
          </w:tcPr>
          <w:p w14:paraId="417C5548" w14:textId="4D311AE7" w:rsidR="001A1542" w:rsidRPr="00DC09A0" w:rsidRDefault="001A1542" w:rsidP="001A1542">
            <w:pPr>
              <w:jc w:val="right"/>
              <w:rPr>
                <w:rFonts w:cstheme="minorHAnsi"/>
                <w:sz w:val="24"/>
                <w:szCs w:val="24"/>
              </w:rPr>
            </w:pPr>
            <w:r>
              <w:rPr>
                <w:rFonts w:ascii="Calibri" w:hAnsi="Calibri" w:cs="Calibri"/>
                <w:color w:val="000000"/>
              </w:rPr>
              <w:t>71.3</w:t>
            </w:r>
          </w:p>
        </w:tc>
        <w:tc>
          <w:tcPr>
            <w:tcW w:w="900" w:type="dxa"/>
            <w:shd w:val="clear" w:color="auto" w:fill="auto"/>
            <w:noWrap/>
            <w:vAlign w:val="bottom"/>
          </w:tcPr>
          <w:p w14:paraId="59E08F56" w14:textId="6FE1F644" w:rsidR="001A1542" w:rsidRPr="00DC09A0" w:rsidRDefault="001A1542" w:rsidP="001A1542">
            <w:pPr>
              <w:jc w:val="right"/>
              <w:rPr>
                <w:rFonts w:cstheme="minorHAnsi"/>
                <w:sz w:val="24"/>
                <w:szCs w:val="24"/>
              </w:rPr>
            </w:pPr>
            <w:r>
              <w:rPr>
                <w:rFonts w:ascii="Calibri" w:hAnsi="Calibri" w:cs="Calibri"/>
                <w:color w:val="000000"/>
              </w:rPr>
              <w:t>129.44</w:t>
            </w:r>
          </w:p>
        </w:tc>
        <w:tc>
          <w:tcPr>
            <w:tcW w:w="720" w:type="dxa"/>
          </w:tcPr>
          <w:p w14:paraId="1B733817" w14:textId="21927A61" w:rsidR="001A1542" w:rsidRPr="00DC09A0" w:rsidRDefault="001A1542" w:rsidP="001A1542">
            <w:pPr>
              <w:jc w:val="right"/>
              <w:rPr>
                <w:rFonts w:cstheme="minorHAnsi"/>
                <w:sz w:val="24"/>
                <w:szCs w:val="24"/>
              </w:rPr>
            </w:pPr>
            <w:r w:rsidRPr="00DC09A0">
              <w:rPr>
                <w:rFonts w:cstheme="minorHAnsi"/>
                <w:sz w:val="24"/>
                <w:szCs w:val="24"/>
              </w:rPr>
              <w:t>0.86</w:t>
            </w:r>
          </w:p>
        </w:tc>
      </w:tr>
      <w:tr w:rsidR="005B6DA8" w:rsidRPr="00DC09A0" w14:paraId="7167E6CB" w14:textId="2E3B950F" w:rsidTr="005B6DA8">
        <w:trPr>
          <w:trHeight w:val="300"/>
        </w:trPr>
        <w:tc>
          <w:tcPr>
            <w:tcW w:w="716" w:type="dxa"/>
            <w:shd w:val="clear" w:color="auto" w:fill="auto"/>
            <w:noWrap/>
          </w:tcPr>
          <w:p w14:paraId="50835100" w14:textId="0591C226" w:rsidR="001A1542" w:rsidRPr="00DC09A0" w:rsidRDefault="001A1542" w:rsidP="001A1542">
            <w:pPr>
              <w:rPr>
                <w:rFonts w:cstheme="minorHAnsi"/>
                <w:sz w:val="24"/>
                <w:szCs w:val="24"/>
              </w:rPr>
            </w:pPr>
          </w:p>
        </w:tc>
        <w:tc>
          <w:tcPr>
            <w:tcW w:w="1354" w:type="dxa"/>
            <w:shd w:val="clear" w:color="auto" w:fill="auto"/>
          </w:tcPr>
          <w:p w14:paraId="337CF487" w14:textId="77777777" w:rsidR="001A1542" w:rsidRDefault="001A1542" w:rsidP="001A1542">
            <w:pPr>
              <w:rPr>
                <w:rFonts w:cstheme="minorHAnsi"/>
                <w:sz w:val="24"/>
                <w:szCs w:val="24"/>
              </w:rPr>
            </w:pPr>
          </w:p>
        </w:tc>
        <w:tc>
          <w:tcPr>
            <w:tcW w:w="1260" w:type="dxa"/>
            <w:shd w:val="clear" w:color="auto" w:fill="auto"/>
            <w:noWrap/>
            <w:hideMark/>
          </w:tcPr>
          <w:p w14:paraId="58C74890" w14:textId="2557C71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703794CD" w14:textId="77777777" w:rsidR="001A1542" w:rsidRPr="00DC09A0" w:rsidRDefault="001A1542" w:rsidP="001A1542">
            <w:pPr>
              <w:jc w:val="right"/>
              <w:rPr>
                <w:rFonts w:cstheme="minorHAnsi"/>
                <w:sz w:val="24"/>
                <w:szCs w:val="24"/>
              </w:rPr>
            </w:pPr>
            <w:r w:rsidRPr="00DC09A0">
              <w:rPr>
                <w:rFonts w:cstheme="minorHAnsi"/>
                <w:sz w:val="24"/>
                <w:szCs w:val="24"/>
              </w:rPr>
              <w:t>0.474</w:t>
            </w:r>
          </w:p>
        </w:tc>
        <w:tc>
          <w:tcPr>
            <w:tcW w:w="810" w:type="dxa"/>
            <w:shd w:val="clear" w:color="auto" w:fill="auto"/>
            <w:noWrap/>
            <w:hideMark/>
          </w:tcPr>
          <w:p w14:paraId="1F546A2C" w14:textId="77777777" w:rsidR="001A1542" w:rsidRPr="00DC09A0" w:rsidRDefault="001A1542" w:rsidP="001A1542">
            <w:pPr>
              <w:jc w:val="right"/>
              <w:rPr>
                <w:rFonts w:cstheme="minorHAnsi"/>
                <w:sz w:val="24"/>
                <w:szCs w:val="24"/>
              </w:rPr>
            </w:pPr>
            <w:r w:rsidRPr="00DC09A0">
              <w:rPr>
                <w:rFonts w:cstheme="minorHAnsi"/>
                <w:sz w:val="24"/>
                <w:szCs w:val="24"/>
              </w:rPr>
              <w:t>813</w:t>
            </w:r>
          </w:p>
        </w:tc>
        <w:tc>
          <w:tcPr>
            <w:tcW w:w="720" w:type="dxa"/>
            <w:shd w:val="clear" w:color="auto" w:fill="auto"/>
            <w:noWrap/>
            <w:vAlign w:val="bottom"/>
          </w:tcPr>
          <w:p w14:paraId="0479CA78" w14:textId="4AB1938D" w:rsidR="001A1542" w:rsidRPr="00DC09A0" w:rsidRDefault="001A1542" w:rsidP="001A1542">
            <w:pPr>
              <w:jc w:val="right"/>
              <w:rPr>
                <w:rFonts w:cstheme="minorHAnsi"/>
                <w:sz w:val="24"/>
                <w:szCs w:val="24"/>
              </w:rPr>
            </w:pPr>
            <w:r>
              <w:rPr>
                <w:rFonts w:ascii="Calibri" w:hAnsi="Calibri" w:cs="Calibri"/>
                <w:color w:val="000000"/>
              </w:rPr>
              <w:t>1.89</w:t>
            </w:r>
          </w:p>
        </w:tc>
        <w:tc>
          <w:tcPr>
            <w:tcW w:w="900" w:type="dxa"/>
            <w:shd w:val="clear" w:color="auto" w:fill="auto"/>
            <w:noWrap/>
            <w:vAlign w:val="bottom"/>
          </w:tcPr>
          <w:p w14:paraId="4F58FEB6" w14:textId="19766403" w:rsidR="001A1542" w:rsidRPr="00DC09A0" w:rsidRDefault="001A1542" w:rsidP="001A1542">
            <w:pPr>
              <w:jc w:val="right"/>
              <w:rPr>
                <w:rFonts w:cstheme="minorHAnsi"/>
                <w:sz w:val="24"/>
                <w:szCs w:val="24"/>
              </w:rPr>
            </w:pPr>
            <w:r>
              <w:rPr>
                <w:rFonts w:ascii="Calibri" w:hAnsi="Calibri" w:cs="Calibri"/>
                <w:color w:val="000000"/>
              </w:rPr>
              <w:t>4.69</w:t>
            </w:r>
          </w:p>
        </w:tc>
        <w:tc>
          <w:tcPr>
            <w:tcW w:w="900" w:type="dxa"/>
            <w:shd w:val="clear" w:color="auto" w:fill="auto"/>
            <w:noWrap/>
            <w:vAlign w:val="bottom"/>
          </w:tcPr>
          <w:p w14:paraId="243070E6" w14:textId="6DE78E1F" w:rsidR="001A1542" w:rsidRPr="00DC09A0" w:rsidRDefault="001A1542" w:rsidP="001A1542">
            <w:pPr>
              <w:jc w:val="right"/>
              <w:rPr>
                <w:rFonts w:cstheme="minorHAnsi"/>
                <w:sz w:val="24"/>
                <w:szCs w:val="24"/>
              </w:rPr>
            </w:pPr>
            <w:r>
              <w:rPr>
                <w:rFonts w:ascii="Calibri" w:hAnsi="Calibri" w:cs="Calibri"/>
                <w:color w:val="000000"/>
              </w:rPr>
              <w:t>11.66</w:t>
            </w:r>
          </w:p>
        </w:tc>
        <w:tc>
          <w:tcPr>
            <w:tcW w:w="720" w:type="dxa"/>
          </w:tcPr>
          <w:p w14:paraId="3ED23DF6" w14:textId="0B6DA426" w:rsidR="001A1542" w:rsidRPr="00DC09A0" w:rsidRDefault="001A1542" w:rsidP="001A1542">
            <w:pPr>
              <w:jc w:val="right"/>
              <w:rPr>
                <w:rFonts w:cstheme="minorHAnsi"/>
                <w:sz w:val="24"/>
                <w:szCs w:val="24"/>
              </w:rPr>
            </w:pPr>
            <w:r w:rsidRPr="00DC09A0">
              <w:rPr>
                <w:rFonts w:cstheme="minorHAnsi"/>
                <w:sz w:val="24"/>
                <w:szCs w:val="24"/>
              </w:rPr>
              <w:t>1.63</w:t>
            </w:r>
          </w:p>
        </w:tc>
      </w:tr>
      <w:tr w:rsidR="005B6DA8" w:rsidRPr="00DC09A0" w14:paraId="6B02D2BD" w14:textId="229FD438" w:rsidTr="005B6DA8">
        <w:trPr>
          <w:trHeight w:val="300"/>
        </w:trPr>
        <w:tc>
          <w:tcPr>
            <w:tcW w:w="716" w:type="dxa"/>
            <w:shd w:val="clear" w:color="auto" w:fill="auto"/>
            <w:noWrap/>
          </w:tcPr>
          <w:p w14:paraId="3A0DDF46" w14:textId="43D1E50D" w:rsidR="001A1542" w:rsidRPr="00DC09A0" w:rsidRDefault="001A1542" w:rsidP="001A1542">
            <w:pPr>
              <w:rPr>
                <w:rFonts w:cstheme="minorHAnsi"/>
                <w:sz w:val="24"/>
                <w:szCs w:val="24"/>
              </w:rPr>
            </w:pPr>
          </w:p>
        </w:tc>
        <w:tc>
          <w:tcPr>
            <w:tcW w:w="1354" w:type="dxa"/>
            <w:shd w:val="clear" w:color="auto" w:fill="auto"/>
          </w:tcPr>
          <w:p w14:paraId="153A2C81" w14:textId="77777777" w:rsidR="001A1542" w:rsidRDefault="001A1542" w:rsidP="001A1542">
            <w:pPr>
              <w:rPr>
                <w:rFonts w:cstheme="minorHAnsi"/>
                <w:sz w:val="24"/>
                <w:szCs w:val="24"/>
              </w:rPr>
            </w:pPr>
          </w:p>
        </w:tc>
        <w:tc>
          <w:tcPr>
            <w:tcW w:w="1260" w:type="dxa"/>
            <w:shd w:val="clear" w:color="auto" w:fill="auto"/>
            <w:noWrap/>
            <w:hideMark/>
          </w:tcPr>
          <w:p w14:paraId="413B5F10" w14:textId="5BBDA39A"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1DBAD277" w14:textId="77777777" w:rsidR="001A1542" w:rsidRPr="00DC09A0" w:rsidRDefault="001A1542" w:rsidP="001A1542">
            <w:pPr>
              <w:jc w:val="right"/>
              <w:rPr>
                <w:rFonts w:cstheme="minorHAnsi"/>
                <w:sz w:val="24"/>
                <w:szCs w:val="24"/>
              </w:rPr>
            </w:pPr>
            <w:r w:rsidRPr="00DC09A0">
              <w:rPr>
                <w:rFonts w:cstheme="minorHAnsi"/>
                <w:sz w:val="24"/>
                <w:szCs w:val="24"/>
              </w:rPr>
              <w:t>0.23</w:t>
            </w:r>
          </w:p>
        </w:tc>
        <w:tc>
          <w:tcPr>
            <w:tcW w:w="810" w:type="dxa"/>
            <w:shd w:val="clear" w:color="auto" w:fill="auto"/>
            <w:noWrap/>
            <w:hideMark/>
          </w:tcPr>
          <w:p w14:paraId="2328D70E" w14:textId="77777777" w:rsidR="001A1542" w:rsidRPr="00DC09A0" w:rsidRDefault="001A1542" w:rsidP="001A1542">
            <w:pPr>
              <w:jc w:val="right"/>
              <w:rPr>
                <w:rFonts w:cstheme="minorHAnsi"/>
                <w:sz w:val="24"/>
                <w:szCs w:val="24"/>
              </w:rPr>
            </w:pPr>
            <w:r w:rsidRPr="00DC09A0">
              <w:rPr>
                <w:rFonts w:cstheme="minorHAnsi"/>
                <w:sz w:val="24"/>
                <w:szCs w:val="24"/>
              </w:rPr>
              <w:t>1164</w:t>
            </w:r>
          </w:p>
        </w:tc>
        <w:tc>
          <w:tcPr>
            <w:tcW w:w="720" w:type="dxa"/>
            <w:shd w:val="clear" w:color="auto" w:fill="auto"/>
            <w:noWrap/>
            <w:vAlign w:val="bottom"/>
          </w:tcPr>
          <w:p w14:paraId="70CEF3EC" w14:textId="67441C9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4E709BA5" w14:textId="3B09CB43" w:rsidR="001A1542" w:rsidRPr="00DC09A0" w:rsidRDefault="001A1542" w:rsidP="001A1542">
            <w:pPr>
              <w:jc w:val="right"/>
              <w:rPr>
                <w:rFonts w:cstheme="minorHAnsi"/>
                <w:sz w:val="24"/>
                <w:szCs w:val="24"/>
              </w:rPr>
            </w:pPr>
            <w:r>
              <w:rPr>
                <w:rFonts w:ascii="Calibri" w:hAnsi="Calibri" w:cs="Calibri"/>
                <w:color w:val="000000"/>
              </w:rPr>
              <w:t>3.45</w:t>
            </w:r>
          </w:p>
        </w:tc>
        <w:tc>
          <w:tcPr>
            <w:tcW w:w="900" w:type="dxa"/>
            <w:shd w:val="clear" w:color="auto" w:fill="auto"/>
            <w:noWrap/>
            <w:vAlign w:val="bottom"/>
          </w:tcPr>
          <w:p w14:paraId="510FECF8" w14:textId="01C78D3B" w:rsidR="001A1542" w:rsidRPr="00DC09A0" w:rsidRDefault="001A1542" w:rsidP="001A1542">
            <w:pPr>
              <w:jc w:val="right"/>
              <w:rPr>
                <w:rFonts w:cstheme="minorHAnsi"/>
                <w:sz w:val="24"/>
                <w:szCs w:val="24"/>
              </w:rPr>
            </w:pPr>
            <w:r>
              <w:rPr>
                <w:rFonts w:ascii="Calibri" w:hAnsi="Calibri" w:cs="Calibri"/>
                <w:color w:val="000000"/>
              </w:rPr>
              <w:t>7.75</w:t>
            </w:r>
          </w:p>
        </w:tc>
        <w:tc>
          <w:tcPr>
            <w:tcW w:w="720" w:type="dxa"/>
          </w:tcPr>
          <w:p w14:paraId="689D379E" w14:textId="083EEF2B" w:rsidR="001A1542" w:rsidRPr="00DC09A0" w:rsidRDefault="001A1542" w:rsidP="001A1542">
            <w:pPr>
              <w:jc w:val="right"/>
              <w:rPr>
                <w:rFonts w:cstheme="minorHAnsi"/>
                <w:sz w:val="24"/>
                <w:szCs w:val="24"/>
              </w:rPr>
            </w:pPr>
            <w:r w:rsidRPr="00DC09A0">
              <w:rPr>
                <w:rFonts w:cstheme="minorHAnsi"/>
                <w:sz w:val="24"/>
                <w:szCs w:val="24"/>
              </w:rPr>
              <w:t>1.7</w:t>
            </w:r>
          </w:p>
        </w:tc>
      </w:tr>
      <w:tr w:rsidR="005B6DA8" w:rsidRPr="00DC09A0" w14:paraId="15F83125" w14:textId="726B88FA" w:rsidTr="005B6DA8">
        <w:trPr>
          <w:trHeight w:val="300"/>
        </w:trPr>
        <w:tc>
          <w:tcPr>
            <w:tcW w:w="716" w:type="dxa"/>
            <w:shd w:val="clear" w:color="auto" w:fill="auto"/>
            <w:noWrap/>
          </w:tcPr>
          <w:p w14:paraId="665B8509" w14:textId="664CF4DE" w:rsidR="001A1542" w:rsidRPr="00DC09A0" w:rsidRDefault="001A1542" w:rsidP="001A1542">
            <w:pPr>
              <w:rPr>
                <w:rFonts w:cstheme="minorHAnsi"/>
                <w:sz w:val="24"/>
                <w:szCs w:val="24"/>
              </w:rPr>
            </w:pPr>
          </w:p>
        </w:tc>
        <w:tc>
          <w:tcPr>
            <w:tcW w:w="1354" w:type="dxa"/>
            <w:shd w:val="clear" w:color="auto" w:fill="auto"/>
          </w:tcPr>
          <w:p w14:paraId="2AEF6E6E" w14:textId="77777777" w:rsidR="001A1542" w:rsidRDefault="001A1542" w:rsidP="001A1542">
            <w:pPr>
              <w:rPr>
                <w:rFonts w:cstheme="minorHAnsi"/>
                <w:sz w:val="24"/>
                <w:szCs w:val="24"/>
              </w:rPr>
            </w:pPr>
          </w:p>
        </w:tc>
        <w:tc>
          <w:tcPr>
            <w:tcW w:w="1260" w:type="dxa"/>
            <w:shd w:val="clear" w:color="auto" w:fill="auto"/>
            <w:noWrap/>
            <w:hideMark/>
          </w:tcPr>
          <w:p w14:paraId="600B8528" w14:textId="73CA175E"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35003609" w14:textId="77777777" w:rsidR="001A1542" w:rsidRPr="00DC09A0" w:rsidRDefault="001A1542" w:rsidP="001A1542">
            <w:pPr>
              <w:jc w:val="right"/>
              <w:rPr>
                <w:rFonts w:cstheme="minorHAnsi"/>
                <w:sz w:val="24"/>
                <w:szCs w:val="24"/>
              </w:rPr>
            </w:pPr>
            <w:r w:rsidRPr="00DC09A0">
              <w:rPr>
                <w:rFonts w:cstheme="minorHAnsi"/>
                <w:sz w:val="24"/>
                <w:szCs w:val="24"/>
              </w:rPr>
              <w:t>0.039</w:t>
            </w:r>
          </w:p>
        </w:tc>
        <w:tc>
          <w:tcPr>
            <w:tcW w:w="810" w:type="dxa"/>
            <w:shd w:val="clear" w:color="auto" w:fill="auto"/>
            <w:noWrap/>
            <w:hideMark/>
          </w:tcPr>
          <w:p w14:paraId="6425BD53" w14:textId="77777777" w:rsidR="001A1542" w:rsidRPr="00DC09A0" w:rsidRDefault="001A1542" w:rsidP="001A1542">
            <w:pPr>
              <w:jc w:val="right"/>
              <w:rPr>
                <w:rFonts w:cstheme="minorHAnsi"/>
                <w:sz w:val="24"/>
                <w:szCs w:val="24"/>
              </w:rPr>
            </w:pPr>
            <w:r w:rsidRPr="00DC09A0">
              <w:rPr>
                <w:rFonts w:cstheme="minorHAnsi"/>
                <w:sz w:val="24"/>
                <w:szCs w:val="24"/>
              </w:rPr>
              <w:t>1453</w:t>
            </w:r>
          </w:p>
        </w:tc>
        <w:tc>
          <w:tcPr>
            <w:tcW w:w="720" w:type="dxa"/>
            <w:shd w:val="clear" w:color="auto" w:fill="auto"/>
            <w:noWrap/>
            <w:vAlign w:val="bottom"/>
          </w:tcPr>
          <w:p w14:paraId="16DD12FD" w14:textId="5F81B346" w:rsidR="001A1542" w:rsidRPr="00DC09A0" w:rsidRDefault="001A1542" w:rsidP="001A1542">
            <w:pPr>
              <w:jc w:val="right"/>
              <w:rPr>
                <w:rFonts w:cstheme="minorHAnsi"/>
                <w:sz w:val="24"/>
                <w:szCs w:val="24"/>
              </w:rPr>
            </w:pPr>
            <w:r>
              <w:rPr>
                <w:rFonts w:ascii="Calibri" w:hAnsi="Calibri" w:cs="Calibri"/>
                <w:color w:val="000000"/>
              </w:rPr>
              <w:t>3.15</w:t>
            </w:r>
          </w:p>
        </w:tc>
        <w:tc>
          <w:tcPr>
            <w:tcW w:w="900" w:type="dxa"/>
            <w:shd w:val="clear" w:color="auto" w:fill="auto"/>
            <w:noWrap/>
            <w:vAlign w:val="bottom"/>
          </w:tcPr>
          <w:p w14:paraId="3A2E34B9" w14:textId="0DC77008" w:rsidR="001A1542" w:rsidRPr="00DC09A0" w:rsidRDefault="001A1542" w:rsidP="001A1542">
            <w:pPr>
              <w:jc w:val="right"/>
              <w:rPr>
                <w:rFonts w:cstheme="minorHAnsi"/>
                <w:sz w:val="24"/>
                <w:szCs w:val="24"/>
              </w:rPr>
            </w:pPr>
            <w:r>
              <w:rPr>
                <w:rFonts w:ascii="Calibri" w:hAnsi="Calibri" w:cs="Calibri"/>
                <w:color w:val="000000"/>
              </w:rPr>
              <w:t>6.95</w:t>
            </w:r>
          </w:p>
        </w:tc>
        <w:tc>
          <w:tcPr>
            <w:tcW w:w="900" w:type="dxa"/>
            <w:shd w:val="clear" w:color="auto" w:fill="auto"/>
            <w:noWrap/>
            <w:vAlign w:val="bottom"/>
          </w:tcPr>
          <w:p w14:paraId="19A97B9F" w14:textId="3721A718" w:rsidR="001A1542" w:rsidRPr="00DC09A0" w:rsidRDefault="001A1542" w:rsidP="001A1542">
            <w:pPr>
              <w:jc w:val="right"/>
              <w:rPr>
                <w:rFonts w:cstheme="minorHAnsi"/>
                <w:sz w:val="24"/>
                <w:szCs w:val="24"/>
              </w:rPr>
            </w:pPr>
            <w:r>
              <w:rPr>
                <w:rFonts w:ascii="Calibri" w:hAnsi="Calibri" w:cs="Calibri"/>
                <w:color w:val="000000"/>
              </w:rPr>
              <w:t>11.7</w:t>
            </w:r>
          </w:p>
        </w:tc>
        <w:tc>
          <w:tcPr>
            <w:tcW w:w="720" w:type="dxa"/>
          </w:tcPr>
          <w:p w14:paraId="2272E432" w14:textId="716A0249" w:rsidR="001A1542" w:rsidRPr="00DC09A0" w:rsidRDefault="001A1542" w:rsidP="001A1542">
            <w:pPr>
              <w:jc w:val="right"/>
              <w:rPr>
                <w:rFonts w:cstheme="minorHAnsi"/>
                <w:sz w:val="24"/>
                <w:szCs w:val="24"/>
              </w:rPr>
            </w:pPr>
            <w:r w:rsidRPr="00DC09A0">
              <w:rPr>
                <w:rFonts w:cstheme="minorHAnsi"/>
                <w:sz w:val="24"/>
                <w:szCs w:val="24"/>
              </w:rPr>
              <w:t>0.82</w:t>
            </w:r>
          </w:p>
        </w:tc>
      </w:tr>
      <w:tr w:rsidR="00CE6DD4" w:rsidRPr="00DC09A0" w14:paraId="046893AC" w14:textId="2CA911EE" w:rsidTr="005B6DA8">
        <w:trPr>
          <w:trHeight w:val="300"/>
        </w:trPr>
        <w:tc>
          <w:tcPr>
            <w:tcW w:w="716" w:type="dxa"/>
            <w:shd w:val="clear" w:color="auto" w:fill="auto"/>
            <w:noWrap/>
          </w:tcPr>
          <w:p w14:paraId="57D739E6" w14:textId="72A5354D" w:rsidR="00CE6DD4" w:rsidRPr="00DC09A0" w:rsidRDefault="00CE6DD4" w:rsidP="003A01B1">
            <w:pPr>
              <w:rPr>
                <w:rFonts w:cstheme="minorHAnsi"/>
                <w:sz w:val="24"/>
                <w:szCs w:val="24"/>
              </w:rPr>
            </w:pPr>
            <w:r w:rsidRPr="00DC09A0">
              <w:rPr>
                <w:rFonts w:cstheme="minorHAnsi"/>
                <w:sz w:val="24"/>
                <w:szCs w:val="24"/>
              </w:rPr>
              <w:t>683</w:t>
            </w:r>
          </w:p>
        </w:tc>
        <w:tc>
          <w:tcPr>
            <w:tcW w:w="7474" w:type="dxa"/>
            <w:gridSpan w:val="8"/>
            <w:shd w:val="clear" w:color="auto" w:fill="auto"/>
          </w:tcPr>
          <w:p w14:paraId="6D21A10A" w14:textId="6AD15443" w:rsidR="00CE6DD4" w:rsidRPr="00DC09A0" w:rsidRDefault="00CE6DD4" w:rsidP="00CE6DD4">
            <w:pPr>
              <w:rPr>
                <w:rFonts w:cstheme="minorHAnsi"/>
                <w:sz w:val="24"/>
                <w:szCs w:val="24"/>
              </w:rPr>
            </w:pPr>
            <w:r>
              <w:rPr>
                <w:rFonts w:cstheme="minorHAnsi"/>
                <w:sz w:val="24"/>
                <w:szCs w:val="24"/>
              </w:rPr>
              <w:t>Peatland forest</w:t>
            </w:r>
          </w:p>
        </w:tc>
      </w:tr>
      <w:tr w:rsidR="005B6DA8" w:rsidRPr="00DC09A0" w14:paraId="3AD69171" w14:textId="3E2BE4B5" w:rsidTr="005B6DA8">
        <w:trPr>
          <w:trHeight w:val="300"/>
        </w:trPr>
        <w:tc>
          <w:tcPr>
            <w:tcW w:w="716" w:type="dxa"/>
            <w:shd w:val="clear" w:color="auto" w:fill="auto"/>
            <w:noWrap/>
          </w:tcPr>
          <w:p w14:paraId="6D821CA0" w14:textId="51819B88" w:rsidR="001A1542" w:rsidRPr="00DC09A0" w:rsidRDefault="001A1542" w:rsidP="001A1542">
            <w:pPr>
              <w:rPr>
                <w:rFonts w:cstheme="minorHAnsi"/>
                <w:sz w:val="24"/>
                <w:szCs w:val="24"/>
              </w:rPr>
            </w:pPr>
          </w:p>
        </w:tc>
        <w:tc>
          <w:tcPr>
            <w:tcW w:w="1354" w:type="dxa"/>
            <w:shd w:val="clear" w:color="auto" w:fill="auto"/>
          </w:tcPr>
          <w:p w14:paraId="59EFDCCD" w14:textId="2CABAFBC" w:rsidR="001A1542" w:rsidRDefault="001A1542" w:rsidP="001A1542">
            <w:pPr>
              <w:rPr>
                <w:rFonts w:cstheme="minorHAnsi"/>
                <w:sz w:val="24"/>
                <w:szCs w:val="24"/>
              </w:rPr>
            </w:pPr>
          </w:p>
        </w:tc>
        <w:tc>
          <w:tcPr>
            <w:tcW w:w="1260" w:type="dxa"/>
            <w:shd w:val="clear" w:color="auto" w:fill="auto"/>
            <w:noWrap/>
            <w:hideMark/>
          </w:tcPr>
          <w:p w14:paraId="33910B34" w14:textId="3E6C4069"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5E67A514"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4934CC47" w14:textId="77777777" w:rsidR="001A1542" w:rsidRPr="00DC09A0" w:rsidRDefault="001A1542" w:rsidP="001A1542">
            <w:pPr>
              <w:jc w:val="right"/>
              <w:rPr>
                <w:rFonts w:cstheme="minorHAnsi"/>
                <w:sz w:val="24"/>
                <w:szCs w:val="24"/>
              </w:rPr>
            </w:pPr>
            <w:r w:rsidRPr="00DC09A0">
              <w:rPr>
                <w:rFonts w:cstheme="minorHAnsi"/>
                <w:sz w:val="24"/>
                <w:szCs w:val="24"/>
              </w:rPr>
              <w:t>68</w:t>
            </w:r>
          </w:p>
        </w:tc>
        <w:tc>
          <w:tcPr>
            <w:tcW w:w="720" w:type="dxa"/>
            <w:shd w:val="clear" w:color="auto" w:fill="auto"/>
            <w:noWrap/>
            <w:vAlign w:val="bottom"/>
          </w:tcPr>
          <w:p w14:paraId="098D9BBC" w14:textId="44CEA3B2" w:rsidR="001A1542" w:rsidRPr="00DC09A0" w:rsidRDefault="001A1542" w:rsidP="001A1542">
            <w:pPr>
              <w:jc w:val="right"/>
              <w:rPr>
                <w:rFonts w:cstheme="minorHAnsi"/>
                <w:sz w:val="24"/>
                <w:szCs w:val="24"/>
              </w:rPr>
            </w:pPr>
            <w:r>
              <w:rPr>
                <w:rFonts w:ascii="Calibri" w:hAnsi="Calibri" w:cs="Calibri"/>
                <w:color w:val="000000"/>
              </w:rPr>
              <w:t>40.62</w:t>
            </w:r>
          </w:p>
        </w:tc>
        <w:tc>
          <w:tcPr>
            <w:tcW w:w="900" w:type="dxa"/>
            <w:shd w:val="clear" w:color="auto" w:fill="auto"/>
            <w:noWrap/>
            <w:vAlign w:val="bottom"/>
          </w:tcPr>
          <w:p w14:paraId="189C29E8" w14:textId="466AB902" w:rsidR="001A1542" w:rsidRPr="00DC09A0" w:rsidRDefault="001A1542" w:rsidP="001A1542">
            <w:pPr>
              <w:jc w:val="right"/>
              <w:rPr>
                <w:rFonts w:cstheme="minorHAnsi"/>
                <w:sz w:val="24"/>
                <w:szCs w:val="24"/>
              </w:rPr>
            </w:pPr>
            <w:r>
              <w:rPr>
                <w:rFonts w:ascii="Calibri" w:hAnsi="Calibri" w:cs="Calibri"/>
                <w:color w:val="000000"/>
              </w:rPr>
              <w:t>75.15</w:t>
            </w:r>
          </w:p>
        </w:tc>
        <w:tc>
          <w:tcPr>
            <w:tcW w:w="900" w:type="dxa"/>
            <w:shd w:val="clear" w:color="auto" w:fill="auto"/>
            <w:noWrap/>
            <w:vAlign w:val="bottom"/>
          </w:tcPr>
          <w:p w14:paraId="3A005C02" w14:textId="0748574C" w:rsidR="001A1542" w:rsidRPr="00DC09A0" w:rsidRDefault="001A1542" w:rsidP="001A1542">
            <w:pPr>
              <w:jc w:val="right"/>
              <w:rPr>
                <w:rFonts w:cstheme="minorHAnsi"/>
                <w:sz w:val="24"/>
                <w:szCs w:val="24"/>
              </w:rPr>
            </w:pPr>
            <w:r>
              <w:rPr>
                <w:rFonts w:ascii="Calibri" w:hAnsi="Calibri" w:cs="Calibri"/>
                <w:color w:val="000000"/>
              </w:rPr>
              <w:t>104.48</w:t>
            </w:r>
          </w:p>
        </w:tc>
        <w:tc>
          <w:tcPr>
            <w:tcW w:w="720" w:type="dxa"/>
          </w:tcPr>
          <w:p w14:paraId="34F1D922" w14:textId="130D830E" w:rsidR="001A1542" w:rsidRPr="00DC09A0" w:rsidRDefault="001A1542" w:rsidP="001A1542">
            <w:pPr>
              <w:jc w:val="right"/>
              <w:rPr>
                <w:rFonts w:cstheme="minorHAnsi"/>
                <w:sz w:val="24"/>
                <w:szCs w:val="24"/>
              </w:rPr>
            </w:pPr>
            <w:r w:rsidRPr="00DC09A0">
              <w:rPr>
                <w:rFonts w:cstheme="minorHAnsi"/>
                <w:sz w:val="24"/>
                <w:szCs w:val="24"/>
              </w:rPr>
              <w:t>0.59</w:t>
            </w:r>
          </w:p>
        </w:tc>
      </w:tr>
      <w:tr w:rsidR="005B6DA8" w:rsidRPr="00DC09A0" w14:paraId="109ED2A7" w14:textId="3D23BDFA" w:rsidTr="005B6DA8">
        <w:trPr>
          <w:trHeight w:val="300"/>
        </w:trPr>
        <w:tc>
          <w:tcPr>
            <w:tcW w:w="716" w:type="dxa"/>
            <w:shd w:val="clear" w:color="auto" w:fill="auto"/>
            <w:noWrap/>
          </w:tcPr>
          <w:p w14:paraId="54967849" w14:textId="523085BD" w:rsidR="001A1542" w:rsidRPr="00DC09A0" w:rsidRDefault="001A1542" w:rsidP="001A1542">
            <w:pPr>
              <w:rPr>
                <w:rFonts w:cstheme="minorHAnsi"/>
                <w:sz w:val="24"/>
                <w:szCs w:val="24"/>
              </w:rPr>
            </w:pPr>
          </w:p>
        </w:tc>
        <w:tc>
          <w:tcPr>
            <w:tcW w:w="1354" w:type="dxa"/>
            <w:shd w:val="clear" w:color="auto" w:fill="auto"/>
          </w:tcPr>
          <w:p w14:paraId="4A2A3FC9" w14:textId="77777777" w:rsidR="001A1542" w:rsidRDefault="001A1542" w:rsidP="001A1542">
            <w:pPr>
              <w:rPr>
                <w:rFonts w:cstheme="minorHAnsi"/>
                <w:sz w:val="24"/>
                <w:szCs w:val="24"/>
              </w:rPr>
            </w:pPr>
          </w:p>
        </w:tc>
        <w:tc>
          <w:tcPr>
            <w:tcW w:w="1260" w:type="dxa"/>
            <w:shd w:val="clear" w:color="auto" w:fill="auto"/>
            <w:noWrap/>
            <w:hideMark/>
          </w:tcPr>
          <w:p w14:paraId="2B91795D" w14:textId="61F68A7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6E9AD65" w14:textId="77777777" w:rsidR="001A1542" w:rsidRPr="00DC09A0" w:rsidRDefault="001A1542" w:rsidP="001A1542">
            <w:pPr>
              <w:jc w:val="right"/>
              <w:rPr>
                <w:rFonts w:cstheme="minorHAnsi"/>
                <w:sz w:val="24"/>
                <w:szCs w:val="24"/>
              </w:rPr>
            </w:pPr>
            <w:r w:rsidRPr="00DC09A0">
              <w:rPr>
                <w:rFonts w:cstheme="minorHAnsi"/>
                <w:sz w:val="24"/>
                <w:szCs w:val="24"/>
              </w:rPr>
              <w:t>0.162</w:t>
            </w:r>
          </w:p>
        </w:tc>
        <w:tc>
          <w:tcPr>
            <w:tcW w:w="810" w:type="dxa"/>
            <w:shd w:val="clear" w:color="auto" w:fill="auto"/>
            <w:noWrap/>
            <w:hideMark/>
          </w:tcPr>
          <w:p w14:paraId="4DADAF8B" w14:textId="77777777" w:rsidR="001A1542" w:rsidRPr="00DC09A0" w:rsidRDefault="001A1542" w:rsidP="001A1542">
            <w:pPr>
              <w:jc w:val="right"/>
              <w:rPr>
                <w:rFonts w:cstheme="minorHAnsi"/>
                <w:sz w:val="24"/>
                <w:szCs w:val="24"/>
              </w:rPr>
            </w:pPr>
            <w:r w:rsidRPr="00DC09A0">
              <w:rPr>
                <w:rFonts w:cstheme="minorHAnsi"/>
                <w:sz w:val="24"/>
                <w:szCs w:val="24"/>
              </w:rPr>
              <w:t>57</w:t>
            </w:r>
          </w:p>
        </w:tc>
        <w:tc>
          <w:tcPr>
            <w:tcW w:w="720" w:type="dxa"/>
            <w:shd w:val="clear" w:color="auto" w:fill="auto"/>
            <w:noWrap/>
            <w:vAlign w:val="bottom"/>
          </w:tcPr>
          <w:p w14:paraId="1B3435A6" w14:textId="7D49C2B7" w:rsidR="001A1542" w:rsidRPr="00DC09A0" w:rsidRDefault="001A1542" w:rsidP="001A1542">
            <w:pPr>
              <w:jc w:val="right"/>
              <w:rPr>
                <w:rFonts w:cstheme="minorHAnsi"/>
                <w:sz w:val="24"/>
                <w:szCs w:val="24"/>
              </w:rPr>
            </w:pPr>
            <w:r>
              <w:rPr>
                <w:rFonts w:ascii="Calibri" w:hAnsi="Calibri" w:cs="Calibri"/>
                <w:color w:val="000000"/>
              </w:rPr>
              <w:t>1.57</w:t>
            </w:r>
          </w:p>
        </w:tc>
        <w:tc>
          <w:tcPr>
            <w:tcW w:w="900" w:type="dxa"/>
            <w:shd w:val="clear" w:color="auto" w:fill="auto"/>
            <w:noWrap/>
            <w:vAlign w:val="bottom"/>
          </w:tcPr>
          <w:p w14:paraId="3CFAE617" w14:textId="11BFEAF5" w:rsidR="001A1542" w:rsidRPr="00DC09A0" w:rsidRDefault="001A1542" w:rsidP="001A1542">
            <w:pPr>
              <w:jc w:val="right"/>
              <w:rPr>
                <w:rFonts w:cstheme="minorHAnsi"/>
                <w:sz w:val="24"/>
                <w:szCs w:val="24"/>
              </w:rPr>
            </w:pPr>
            <w:r>
              <w:rPr>
                <w:rFonts w:ascii="Calibri" w:hAnsi="Calibri" w:cs="Calibri"/>
                <w:color w:val="000000"/>
              </w:rPr>
              <w:t>4.26</w:t>
            </w:r>
          </w:p>
        </w:tc>
        <w:tc>
          <w:tcPr>
            <w:tcW w:w="900" w:type="dxa"/>
            <w:shd w:val="clear" w:color="auto" w:fill="auto"/>
            <w:noWrap/>
            <w:vAlign w:val="bottom"/>
          </w:tcPr>
          <w:p w14:paraId="0059D075" w14:textId="0AA571E1" w:rsidR="001A1542" w:rsidRPr="00DC09A0" w:rsidRDefault="001A1542" w:rsidP="001A1542">
            <w:pPr>
              <w:jc w:val="right"/>
              <w:rPr>
                <w:rFonts w:cstheme="minorHAnsi"/>
                <w:sz w:val="24"/>
                <w:szCs w:val="24"/>
              </w:rPr>
            </w:pPr>
            <w:r>
              <w:rPr>
                <w:rFonts w:ascii="Calibri" w:hAnsi="Calibri" w:cs="Calibri"/>
                <w:color w:val="000000"/>
              </w:rPr>
              <w:t>7.84</w:t>
            </w:r>
          </w:p>
        </w:tc>
        <w:tc>
          <w:tcPr>
            <w:tcW w:w="720" w:type="dxa"/>
          </w:tcPr>
          <w:p w14:paraId="1F3BE462" w14:textId="08696BBC" w:rsidR="001A1542" w:rsidRPr="00DC09A0" w:rsidRDefault="001A1542" w:rsidP="001A1542">
            <w:pPr>
              <w:jc w:val="right"/>
              <w:rPr>
                <w:rFonts w:cstheme="minorHAnsi"/>
                <w:sz w:val="24"/>
                <w:szCs w:val="24"/>
              </w:rPr>
            </w:pPr>
            <w:r w:rsidRPr="00DC09A0">
              <w:rPr>
                <w:rFonts w:cstheme="minorHAnsi"/>
                <w:sz w:val="24"/>
                <w:szCs w:val="24"/>
              </w:rPr>
              <w:t>1.09</w:t>
            </w:r>
          </w:p>
        </w:tc>
      </w:tr>
      <w:tr w:rsidR="005B6DA8" w:rsidRPr="00DC09A0" w14:paraId="2BEAB001" w14:textId="57B53ECB" w:rsidTr="005B6DA8">
        <w:trPr>
          <w:trHeight w:val="300"/>
        </w:trPr>
        <w:tc>
          <w:tcPr>
            <w:tcW w:w="716" w:type="dxa"/>
            <w:shd w:val="clear" w:color="auto" w:fill="auto"/>
            <w:noWrap/>
          </w:tcPr>
          <w:p w14:paraId="38040259" w14:textId="2A8787B1" w:rsidR="001A1542" w:rsidRPr="00DC09A0" w:rsidRDefault="001A1542" w:rsidP="001A1542">
            <w:pPr>
              <w:rPr>
                <w:rFonts w:cstheme="minorHAnsi"/>
                <w:sz w:val="24"/>
                <w:szCs w:val="24"/>
              </w:rPr>
            </w:pPr>
          </w:p>
        </w:tc>
        <w:tc>
          <w:tcPr>
            <w:tcW w:w="1354" w:type="dxa"/>
            <w:shd w:val="clear" w:color="auto" w:fill="auto"/>
          </w:tcPr>
          <w:p w14:paraId="44E6F403" w14:textId="77777777" w:rsidR="001A1542" w:rsidRDefault="001A1542" w:rsidP="001A1542">
            <w:pPr>
              <w:rPr>
                <w:rFonts w:cstheme="minorHAnsi"/>
                <w:sz w:val="24"/>
                <w:szCs w:val="24"/>
              </w:rPr>
            </w:pPr>
          </w:p>
        </w:tc>
        <w:tc>
          <w:tcPr>
            <w:tcW w:w="1260" w:type="dxa"/>
            <w:shd w:val="clear" w:color="auto" w:fill="auto"/>
            <w:noWrap/>
            <w:hideMark/>
          </w:tcPr>
          <w:p w14:paraId="0CDAE297" w14:textId="51DDCBF9"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443360C5" w14:textId="77777777" w:rsidR="001A1542" w:rsidRPr="00DC09A0" w:rsidRDefault="001A1542" w:rsidP="001A1542">
            <w:pPr>
              <w:jc w:val="right"/>
              <w:rPr>
                <w:rFonts w:cstheme="minorHAnsi"/>
                <w:sz w:val="24"/>
                <w:szCs w:val="24"/>
              </w:rPr>
            </w:pPr>
            <w:r w:rsidRPr="00DC09A0">
              <w:rPr>
                <w:rFonts w:cstheme="minorHAnsi"/>
                <w:sz w:val="24"/>
                <w:szCs w:val="24"/>
              </w:rPr>
              <w:t>0.049</w:t>
            </w:r>
          </w:p>
        </w:tc>
        <w:tc>
          <w:tcPr>
            <w:tcW w:w="810" w:type="dxa"/>
            <w:shd w:val="clear" w:color="auto" w:fill="auto"/>
            <w:noWrap/>
            <w:hideMark/>
          </w:tcPr>
          <w:p w14:paraId="02143BF6" w14:textId="77777777" w:rsidR="001A1542" w:rsidRPr="00DC09A0" w:rsidRDefault="001A1542" w:rsidP="001A1542">
            <w:pPr>
              <w:jc w:val="right"/>
              <w:rPr>
                <w:rFonts w:cstheme="minorHAnsi"/>
                <w:sz w:val="24"/>
                <w:szCs w:val="24"/>
              </w:rPr>
            </w:pPr>
            <w:r w:rsidRPr="00DC09A0">
              <w:rPr>
                <w:rFonts w:cstheme="minorHAnsi"/>
                <w:sz w:val="24"/>
                <w:szCs w:val="24"/>
              </w:rPr>
              <w:t>58</w:t>
            </w:r>
          </w:p>
        </w:tc>
        <w:tc>
          <w:tcPr>
            <w:tcW w:w="720" w:type="dxa"/>
            <w:shd w:val="clear" w:color="auto" w:fill="auto"/>
            <w:noWrap/>
            <w:vAlign w:val="bottom"/>
          </w:tcPr>
          <w:p w14:paraId="5D4D1067" w14:textId="080E730C" w:rsidR="001A1542" w:rsidRPr="00DC09A0" w:rsidRDefault="001A1542" w:rsidP="001A1542">
            <w:pPr>
              <w:jc w:val="right"/>
              <w:rPr>
                <w:rFonts w:cstheme="minorHAnsi"/>
                <w:sz w:val="24"/>
                <w:szCs w:val="24"/>
              </w:rPr>
            </w:pPr>
            <w:r>
              <w:rPr>
                <w:rFonts w:ascii="Calibri" w:hAnsi="Calibri" w:cs="Calibri"/>
                <w:color w:val="000000"/>
              </w:rPr>
              <w:t>25.56</w:t>
            </w:r>
          </w:p>
        </w:tc>
        <w:tc>
          <w:tcPr>
            <w:tcW w:w="900" w:type="dxa"/>
            <w:shd w:val="clear" w:color="auto" w:fill="auto"/>
            <w:noWrap/>
            <w:vAlign w:val="bottom"/>
          </w:tcPr>
          <w:p w14:paraId="707B168F" w14:textId="2D605094" w:rsidR="001A1542" w:rsidRPr="00DC09A0" w:rsidRDefault="001A1542" w:rsidP="001A1542">
            <w:pPr>
              <w:jc w:val="right"/>
              <w:rPr>
                <w:rFonts w:cstheme="minorHAnsi"/>
                <w:sz w:val="24"/>
                <w:szCs w:val="24"/>
              </w:rPr>
            </w:pPr>
            <w:r>
              <w:rPr>
                <w:rFonts w:ascii="Calibri" w:hAnsi="Calibri" w:cs="Calibri"/>
                <w:color w:val="000000"/>
              </w:rPr>
              <w:t>58.72</w:t>
            </w:r>
          </w:p>
        </w:tc>
        <w:tc>
          <w:tcPr>
            <w:tcW w:w="900" w:type="dxa"/>
            <w:shd w:val="clear" w:color="auto" w:fill="auto"/>
            <w:noWrap/>
            <w:vAlign w:val="bottom"/>
          </w:tcPr>
          <w:p w14:paraId="3D1D664F" w14:textId="6300009A" w:rsidR="001A1542" w:rsidRPr="00DC09A0" w:rsidRDefault="001A1542" w:rsidP="001A1542">
            <w:pPr>
              <w:jc w:val="right"/>
              <w:rPr>
                <w:rFonts w:cstheme="minorHAnsi"/>
                <w:sz w:val="24"/>
                <w:szCs w:val="24"/>
              </w:rPr>
            </w:pPr>
            <w:r>
              <w:rPr>
                <w:rFonts w:ascii="Calibri" w:hAnsi="Calibri" w:cs="Calibri"/>
                <w:color w:val="000000"/>
              </w:rPr>
              <w:t>86.26</w:t>
            </w:r>
          </w:p>
        </w:tc>
        <w:tc>
          <w:tcPr>
            <w:tcW w:w="720" w:type="dxa"/>
          </w:tcPr>
          <w:p w14:paraId="5F36DE9E" w14:textId="4F56AEE3"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1B04E470" w14:textId="57072A50" w:rsidTr="005B6DA8">
        <w:trPr>
          <w:trHeight w:val="300"/>
        </w:trPr>
        <w:tc>
          <w:tcPr>
            <w:tcW w:w="716" w:type="dxa"/>
            <w:shd w:val="clear" w:color="auto" w:fill="auto"/>
            <w:noWrap/>
          </w:tcPr>
          <w:p w14:paraId="656EDEE4" w14:textId="2C6D5796" w:rsidR="001A1542" w:rsidRPr="00DC09A0" w:rsidRDefault="001A1542" w:rsidP="001A1542">
            <w:pPr>
              <w:rPr>
                <w:rFonts w:cstheme="minorHAnsi"/>
                <w:sz w:val="24"/>
                <w:szCs w:val="24"/>
              </w:rPr>
            </w:pPr>
          </w:p>
        </w:tc>
        <w:tc>
          <w:tcPr>
            <w:tcW w:w="1354" w:type="dxa"/>
            <w:shd w:val="clear" w:color="auto" w:fill="auto"/>
          </w:tcPr>
          <w:p w14:paraId="0E67FBEA" w14:textId="77777777" w:rsidR="001A1542" w:rsidRDefault="001A1542" w:rsidP="001A1542">
            <w:pPr>
              <w:rPr>
                <w:rFonts w:cstheme="minorHAnsi"/>
                <w:sz w:val="24"/>
                <w:szCs w:val="24"/>
              </w:rPr>
            </w:pPr>
          </w:p>
        </w:tc>
        <w:tc>
          <w:tcPr>
            <w:tcW w:w="1260" w:type="dxa"/>
            <w:shd w:val="clear" w:color="auto" w:fill="auto"/>
            <w:noWrap/>
            <w:hideMark/>
          </w:tcPr>
          <w:p w14:paraId="6969CA6F" w14:textId="6B2BE7C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A87FCF6" w14:textId="77777777" w:rsidR="001A1542" w:rsidRPr="00DC09A0" w:rsidRDefault="001A1542" w:rsidP="001A1542">
            <w:pPr>
              <w:jc w:val="right"/>
              <w:rPr>
                <w:rFonts w:cstheme="minorHAnsi"/>
                <w:sz w:val="24"/>
                <w:szCs w:val="24"/>
              </w:rPr>
            </w:pPr>
            <w:r w:rsidRPr="00DC09A0">
              <w:rPr>
                <w:rFonts w:cstheme="minorHAnsi"/>
                <w:sz w:val="24"/>
                <w:szCs w:val="24"/>
              </w:rPr>
              <w:t>0.016</w:t>
            </w:r>
          </w:p>
        </w:tc>
        <w:tc>
          <w:tcPr>
            <w:tcW w:w="810" w:type="dxa"/>
            <w:shd w:val="clear" w:color="auto" w:fill="auto"/>
            <w:noWrap/>
            <w:hideMark/>
          </w:tcPr>
          <w:p w14:paraId="6E002DC6" w14:textId="77777777" w:rsidR="001A1542" w:rsidRPr="00DC09A0" w:rsidRDefault="001A1542" w:rsidP="001A1542">
            <w:pPr>
              <w:jc w:val="right"/>
              <w:rPr>
                <w:rFonts w:cstheme="minorHAnsi"/>
                <w:sz w:val="24"/>
                <w:szCs w:val="24"/>
              </w:rPr>
            </w:pPr>
            <w:r w:rsidRPr="00DC09A0">
              <w:rPr>
                <w:rFonts w:cstheme="minorHAnsi"/>
                <w:sz w:val="24"/>
                <w:szCs w:val="24"/>
              </w:rPr>
              <w:t>60</w:t>
            </w:r>
          </w:p>
        </w:tc>
        <w:tc>
          <w:tcPr>
            <w:tcW w:w="720" w:type="dxa"/>
            <w:shd w:val="clear" w:color="auto" w:fill="auto"/>
            <w:noWrap/>
            <w:vAlign w:val="bottom"/>
          </w:tcPr>
          <w:p w14:paraId="17E8FEEA" w14:textId="1223EEB0" w:rsidR="001A1542" w:rsidRPr="00DC09A0" w:rsidRDefault="001A1542" w:rsidP="001A1542">
            <w:pPr>
              <w:jc w:val="right"/>
              <w:rPr>
                <w:rFonts w:cstheme="minorHAnsi"/>
                <w:sz w:val="24"/>
                <w:szCs w:val="24"/>
              </w:rPr>
            </w:pPr>
            <w:r>
              <w:rPr>
                <w:rFonts w:ascii="Calibri" w:hAnsi="Calibri" w:cs="Calibri"/>
                <w:color w:val="000000"/>
              </w:rPr>
              <w:t>3.55</w:t>
            </w:r>
          </w:p>
        </w:tc>
        <w:tc>
          <w:tcPr>
            <w:tcW w:w="900" w:type="dxa"/>
            <w:shd w:val="clear" w:color="auto" w:fill="auto"/>
            <w:noWrap/>
            <w:vAlign w:val="bottom"/>
          </w:tcPr>
          <w:p w14:paraId="608825C1" w14:textId="07888825" w:rsidR="001A1542" w:rsidRPr="00DC09A0" w:rsidRDefault="001A1542" w:rsidP="001A1542">
            <w:pPr>
              <w:jc w:val="right"/>
              <w:rPr>
                <w:rFonts w:cstheme="minorHAnsi"/>
                <w:sz w:val="24"/>
                <w:szCs w:val="24"/>
              </w:rPr>
            </w:pPr>
            <w:r>
              <w:rPr>
                <w:rFonts w:ascii="Calibri" w:hAnsi="Calibri" w:cs="Calibri"/>
                <w:color w:val="000000"/>
              </w:rPr>
              <w:t>7.11</w:t>
            </w:r>
          </w:p>
        </w:tc>
        <w:tc>
          <w:tcPr>
            <w:tcW w:w="900" w:type="dxa"/>
            <w:shd w:val="clear" w:color="auto" w:fill="auto"/>
            <w:noWrap/>
            <w:vAlign w:val="bottom"/>
          </w:tcPr>
          <w:p w14:paraId="621D59A4" w14:textId="1BDB9B61" w:rsidR="001A1542" w:rsidRPr="00DC09A0" w:rsidRDefault="001A1542" w:rsidP="001A1542">
            <w:pPr>
              <w:jc w:val="right"/>
              <w:rPr>
                <w:rFonts w:cstheme="minorHAnsi"/>
                <w:sz w:val="24"/>
                <w:szCs w:val="24"/>
              </w:rPr>
            </w:pPr>
            <w:r>
              <w:rPr>
                <w:rFonts w:ascii="Calibri" w:hAnsi="Calibri" w:cs="Calibri"/>
                <w:color w:val="000000"/>
              </w:rPr>
              <w:t>11.58</w:t>
            </w:r>
          </w:p>
        </w:tc>
        <w:tc>
          <w:tcPr>
            <w:tcW w:w="720" w:type="dxa"/>
          </w:tcPr>
          <w:p w14:paraId="48EF33E0" w14:textId="4B801F05" w:rsidR="001A1542" w:rsidRPr="00DC09A0" w:rsidRDefault="001A1542" w:rsidP="001A1542">
            <w:pPr>
              <w:jc w:val="right"/>
              <w:rPr>
                <w:rFonts w:cstheme="minorHAnsi"/>
                <w:sz w:val="24"/>
                <w:szCs w:val="24"/>
              </w:rPr>
            </w:pPr>
            <w:r w:rsidRPr="00DC09A0">
              <w:rPr>
                <w:rFonts w:cstheme="minorHAnsi"/>
                <w:sz w:val="24"/>
                <w:szCs w:val="24"/>
              </w:rPr>
              <w:t>0.89</w:t>
            </w:r>
          </w:p>
        </w:tc>
      </w:tr>
      <w:tr w:rsidR="003A01B1" w:rsidRPr="00DC09A0" w14:paraId="5FB62141" w14:textId="1BA5F909" w:rsidTr="005B6DA8">
        <w:trPr>
          <w:trHeight w:val="300"/>
        </w:trPr>
        <w:tc>
          <w:tcPr>
            <w:tcW w:w="716" w:type="dxa"/>
            <w:shd w:val="clear" w:color="auto" w:fill="auto"/>
            <w:noWrap/>
          </w:tcPr>
          <w:p w14:paraId="47C7A387" w14:textId="3BB2CCEB" w:rsidR="003A01B1" w:rsidRPr="00DC09A0" w:rsidRDefault="003A01B1" w:rsidP="003A01B1">
            <w:pPr>
              <w:rPr>
                <w:rFonts w:cstheme="minorHAnsi"/>
                <w:sz w:val="24"/>
                <w:szCs w:val="24"/>
              </w:rPr>
            </w:pPr>
            <w:r w:rsidRPr="00DC09A0">
              <w:rPr>
                <w:rFonts w:cstheme="minorHAnsi"/>
                <w:sz w:val="24"/>
                <w:szCs w:val="24"/>
              </w:rPr>
              <w:t>631</w:t>
            </w:r>
          </w:p>
        </w:tc>
        <w:tc>
          <w:tcPr>
            <w:tcW w:w="6754" w:type="dxa"/>
            <w:gridSpan w:val="7"/>
            <w:shd w:val="clear" w:color="auto" w:fill="auto"/>
          </w:tcPr>
          <w:p w14:paraId="371C9CBF" w14:textId="2463EC42" w:rsidR="003A01B1" w:rsidRPr="00DC09A0" w:rsidRDefault="003A01B1" w:rsidP="003A01B1">
            <w:pPr>
              <w:rPr>
                <w:rFonts w:cstheme="minorHAnsi"/>
                <w:sz w:val="24"/>
                <w:szCs w:val="24"/>
              </w:rPr>
            </w:pPr>
            <w:r>
              <w:rPr>
                <w:rFonts w:cstheme="minorHAnsi"/>
                <w:sz w:val="24"/>
                <w:szCs w:val="24"/>
              </w:rPr>
              <w:t>Ponderosa pine forest and woodland</w:t>
            </w:r>
          </w:p>
        </w:tc>
        <w:tc>
          <w:tcPr>
            <w:tcW w:w="720" w:type="dxa"/>
          </w:tcPr>
          <w:p w14:paraId="494F8DE2" w14:textId="77777777" w:rsidR="003A01B1" w:rsidRDefault="003A01B1" w:rsidP="003A01B1">
            <w:pPr>
              <w:rPr>
                <w:rFonts w:cstheme="minorHAnsi"/>
                <w:sz w:val="24"/>
                <w:szCs w:val="24"/>
              </w:rPr>
            </w:pPr>
          </w:p>
        </w:tc>
      </w:tr>
      <w:tr w:rsidR="005B6DA8" w:rsidRPr="00DC09A0" w14:paraId="3105D9EF" w14:textId="0C02F91C" w:rsidTr="005B6DA8">
        <w:trPr>
          <w:trHeight w:val="300"/>
        </w:trPr>
        <w:tc>
          <w:tcPr>
            <w:tcW w:w="716" w:type="dxa"/>
            <w:shd w:val="clear" w:color="auto" w:fill="auto"/>
            <w:noWrap/>
          </w:tcPr>
          <w:p w14:paraId="25BC59D5" w14:textId="16B202BA" w:rsidR="001A1542" w:rsidRPr="00DC09A0" w:rsidRDefault="001A1542" w:rsidP="001A1542">
            <w:pPr>
              <w:rPr>
                <w:rFonts w:cstheme="minorHAnsi"/>
                <w:sz w:val="24"/>
                <w:szCs w:val="24"/>
              </w:rPr>
            </w:pPr>
          </w:p>
        </w:tc>
        <w:tc>
          <w:tcPr>
            <w:tcW w:w="1354" w:type="dxa"/>
            <w:shd w:val="clear" w:color="auto" w:fill="auto"/>
          </w:tcPr>
          <w:p w14:paraId="6C0EA782" w14:textId="469329A9" w:rsidR="001A1542" w:rsidRDefault="001A1542" w:rsidP="001A1542">
            <w:pPr>
              <w:rPr>
                <w:rFonts w:cstheme="minorHAnsi"/>
                <w:sz w:val="24"/>
                <w:szCs w:val="24"/>
              </w:rPr>
            </w:pPr>
          </w:p>
        </w:tc>
        <w:tc>
          <w:tcPr>
            <w:tcW w:w="1260" w:type="dxa"/>
            <w:shd w:val="clear" w:color="auto" w:fill="auto"/>
            <w:noWrap/>
            <w:hideMark/>
          </w:tcPr>
          <w:p w14:paraId="45CEFC3F" w14:textId="4637F714"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30AFDBBF"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658E0693" w14:textId="77777777" w:rsidR="001A1542" w:rsidRPr="00DC09A0" w:rsidRDefault="001A1542" w:rsidP="001A1542">
            <w:pPr>
              <w:jc w:val="right"/>
              <w:rPr>
                <w:rFonts w:cstheme="minorHAnsi"/>
                <w:sz w:val="24"/>
                <w:szCs w:val="24"/>
              </w:rPr>
            </w:pPr>
            <w:r w:rsidRPr="00DC09A0">
              <w:rPr>
                <w:rFonts w:cstheme="minorHAnsi"/>
                <w:sz w:val="24"/>
                <w:szCs w:val="24"/>
              </w:rPr>
              <w:t>301</w:t>
            </w:r>
          </w:p>
        </w:tc>
        <w:tc>
          <w:tcPr>
            <w:tcW w:w="720" w:type="dxa"/>
            <w:shd w:val="clear" w:color="auto" w:fill="auto"/>
            <w:noWrap/>
            <w:vAlign w:val="bottom"/>
          </w:tcPr>
          <w:p w14:paraId="149F2D97" w14:textId="39DFB41A" w:rsidR="001A1542" w:rsidRPr="00DC09A0" w:rsidRDefault="001A1542" w:rsidP="001A1542">
            <w:pPr>
              <w:jc w:val="right"/>
              <w:rPr>
                <w:rFonts w:cstheme="minorHAnsi"/>
                <w:sz w:val="24"/>
                <w:szCs w:val="24"/>
              </w:rPr>
            </w:pPr>
            <w:r>
              <w:rPr>
                <w:rFonts w:ascii="Calibri" w:hAnsi="Calibri" w:cs="Calibri"/>
                <w:color w:val="000000"/>
              </w:rPr>
              <w:t>31.59</w:t>
            </w:r>
          </w:p>
        </w:tc>
        <w:tc>
          <w:tcPr>
            <w:tcW w:w="900" w:type="dxa"/>
            <w:shd w:val="clear" w:color="auto" w:fill="auto"/>
            <w:noWrap/>
            <w:vAlign w:val="bottom"/>
          </w:tcPr>
          <w:p w14:paraId="39A4BAD2" w14:textId="560D2502" w:rsidR="001A1542" w:rsidRPr="00DC09A0" w:rsidRDefault="001A1542" w:rsidP="001A1542">
            <w:pPr>
              <w:jc w:val="right"/>
              <w:rPr>
                <w:rFonts w:cstheme="minorHAnsi"/>
                <w:sz w:val="24"/>
                <w:szCs w:val="24"/>
              </w:rPr>
            </w:pPr>
            <w:r>
              <w:rPr>
                <w:rFonts w:ascii="Calibri" w:hAnsi="Calibri" w:cs="Calibri"/>
                <w:color w:val="000000"/>
              </w:rPr>
              <w:t>66.85</w:t>
            </w:r>
          </w:p>
        </w:tc>
        <w:tc>
          <w:tcPr>
            <w:tcW w:w="900" w:type="dxa"/>
            <w:shd w:val="clear" w:color="auto" w:fill="auto"/>
            <w:noWrap/>
            <w:vAlign w:val="bottom"/>
          </w:tcPr>
          <w:p w14:paraId="7F9FD045" w14:textId="51519637" w:rsidR="001A1542" w:rsidRPr="00DC09A0" w:rsidRDefault="001A1542" w:rsidP="001A1542">
            <w:pPr>
              <w:jc w:val="right"/>
              <w:rPr>
                <w:rFonts w:cstheme="minorHAnsi"/>
                <w:sz w:val="24"/>
                <w:szCs w:val="24"/>
              </w:rPr>
            </w:pPr>
            <w:r>
              <w:rPr>
                <w:rFonts w:ascii="Calibri" w:hAnsi="Calibri" w:cs="Calibri"/>
                <w:color w:val="000000"/>
              </w:rPr>
              <w:t>105.4</w:t>
            </w:r>
          </w:p>
        </w:tc>
        <w:tc>
          <w:tcPr>
            <w:tcW w:w="720" w:type="dxa"/>
          </w:tcPr>
          <w:p w14:paraId="691B7120" w14:textId="1FC25223" w:rsidR="001A1542" w:rsidRPr="00DC09A0" w:rsidRDefault="001A1542" w:rsidP="001A1542">
            <w:pPr>
              <w:jc w:val="right"/>
              <w:rPr>
                <w:rFonts w:cstheme="minorHAnsi"/>
                <w:sz w:val="24"/>
                <w:szCs w:val="24"/>
              </w:rPr>
            </w:pPr>
            <w:r w:rsidRPr="00DC09A0">
              <w:rPr>
                <w:rFonts w:cstheme="minorHAnsi"/>
                <w:sz w:val="24"/>
                <w:szCs w:val="24"/>
              </w:rPr>
              <w:t>0.75</w:t>
            </w:r>
          </w:p>
        </w:tc>
      </w:tr>
      <w:tr w:rsidR="005B6DA8" w:rsidRPr="00DC09A0" w14:paraId="48A19D7D" w14:textId="5CCFBD2D" w:rsidTr="005B6DA8">
        <w:trPr>
          <w:trHeight w:val="300"/>
        </w:trPr>
        <w:tc>
          <w:tcPr>
            <w:tcW w:w="716" w:type="dxa"/>
            <w:shd w:val="clear" w:color="auto" w:fill="auto"/>
            <w:noWrap/>
          </w:tcPr>
          <w:p w14:paraId="48866AD5" w14:textId="0037971E" w:rsidR="001A1542" w:rsidRPr="00DC09A0" w:rsidRDefault="001A1542" w:rsidP="001A1542">
            <w:pPr>
              <w:rPr>
                <w:rFonts w:cstheme="minorHAnsi"/>
                <w:sz w:val="24"/>
                <w:szCs w:val="24"/>
              </w:rPr>
            </w:pPr>
          </w:p>
        </w:tc>
        <w:tc>
          <w:tcPr>
            <w:tcW w:w="1354" w:type="dxa"/>
            <w:shd w:val="clear" w:color="auto" w:fill="auto"/>
          </w:tcPr>
          <w:p w14:paraId="0900E6D5" w14:textId="77777777" w:rsidR="001A1542" w:rsidRDefault="001A1542" w:rsidP="001A1542">
            <w:pPr>
              <w:rPr>
                <w:rFonts w:cstheme="minorHAnsi"/>
                <w:sz w:val="24"/>
                <w:szCs w:val="24"/>
              </w:rPr>
            </w:pPr>
          </w:p>
        </w:tc>
        <w:tc>
          <w:tcPr>
            <w:tcW w:w="1260" w:type="dxa"/>
            <w:shd w:val="clear" w:color="auto" w:fill="auto"/>
            <w:noWrap/>
            <w:hideMark/>
          </w:tcPr>
          <w:p w14:paraId="67BD5261" w14:textId="093D1FFD"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650E4DBE" w14:textId="77777777" w:rsidR="001A1542" w:rsidRPr="00DC09A0" w:rsidRDefault="001A1542" w:rsidP="001A1542">
            <w:pPr>
              <w:jc w:val="right"/>
              <w:rPr>
                <w:rFonts w:cstheme="minorHAnsi"/>
                <w:sz w:val="24"/>
                <w:szCs w:val="24"/>
              </w:rPr>
            </w:pPr>
            <w:r w:rsidRPr="00DC09A0">
              <w:rPr>
                <w:rFonts w:cstheme="minorHAnsi"/>
                <w:sz w:val="24"/>
                <w:szCs w:val="24"/>
              </w:rPr>
              <w:t>0.211</w:t>
            </w:r>
          </w:p>
        </w:tc>
        <w:tc>
          <w:tcPr>
            <w:tcW w:w="810" w:type="dxa"/>
            <w:shd w:val="clear" w:color="auto" w:fill="auto"/>
            <w:noWrap/>
            <w:hideMark/>
          </w:tcPr>
          <w:p w14:paraId="70C9718C" w14:textId="77777777" w:rsidR="001A1542" w:rsidRPr="00DC09A0" w:rsidRDefault="001A1542" w:rsidP="001A1542">
            <w:pPr>
              <w:jc w:val="right"/>
              <w:rPr>
                <w:rFonts w:cstheme="minorHAnsi"/>
                <w:sz w:val="24"/>
                <w:szCs w:val="24"/>
              </w:rPr>
            </w:pPr>
            <w:r w:rsidRPr="00DC09A0">
              <w:rPr>
                <w:rFonts w:cstheme="minorHAnsi"/>
                <w:sz w:val="24"/>
                <w:szCs w:val="24"/>
              </w:rPr>
              <w:t>946</w:t>
            </w:r>
          </w:p>
        </w:tc>
        <w:tc>
          <w:tcPr>
            <w:tcW w:w="720" w:type="dxa"/>
            <w:shd w:val="clear" w:color="auto" w:fill="auto"/>
            <w:noWrap/>
            <w:vAlign w:val="bottom"/>
          </w:tcPr>
          <w:p w14:paraId="7B160DE7" w14:textId="41FCA9AD" w:rsidR="001A1542" w:rsidRPr="00DC09A0" w:rsidRDefault="001A1542" w:rsidP="001A1542">
            <w:pPr>
              <w:jc w:val="right"/>
              <w:rPr>
                <w:rFonts w:cstheme="minorHAnsi"/>
                <w:sz w:val="24"/>
                <w:szCs w:val="24"/>
              </w:rPr>
            </w:pPr>
            <w:r>
              <w:rPr>
                <w:rFonts w:ascii="Calibri" w:hAnsi="Calibri" w:cs="Calibri"/>
                <w:color w:val="000000"/>
              </w:rPr>
              <w:t>3.58</w:t>
            </w:r>
          </w:p>
        </w:tc>
        <w:tc>
          <w:tcPr>
            <w:tcW w:w="900" w:type="dxa"/>
            <w:shd w:val="clear" w:color="auto" w:fill="auto"/>
            <w:noWrap/>
            <w:vAlign w:val="bottom"/>
          </w:tcPr>
          <w:p w14:paraId="1820557A" w14:textId="150628B1" w:rsidR="001A1542" w:rsidRPr="00DC09A0" w:rsidRDefault="001A1542" w:rsidP="001A1542">
            <w:pPr>
              <w:jc w:val="right"/>
              <w:rPr>
                <w:rFonts w:cstheme="minorHAnsi"/>
                <w:sz w:val="24"/>
                <w:szCs w:val="24"/>
              </w:rPr>
            </w:pPr>
            <w:r>
              <w:rPr>
                <w:rFonts w:ascii="Calibri" w:hAnsi="Calibri" w:cs="Calibri"/>
                <w:color w:val="000000"/>
              </w:rPr>
              <w:t>9.95</w:t>
            </w:r>
          </w:p>
        </w:tc>
        <w:tc>
          <w:tcPr>
            <w:tcW w:w="900" w:type="dxa"/>
            <w:shd w:val="clear" w:color="auto" w:fill="auto"/>
            <w:noWrap/>
            <w:vAlign w:val="bottom"/>
          </w:tcPr>
          <w:p w14:paraId="2B7BD4DB" w14:textId="2853D5C9" w:rsidR="001A1542" w:rsidRPr="00DC09A0" w:rsidRDefault="001A1542" w:rsidP="001A1542">
            <w:pPr>
              <w:jc w:val="right"/>
              <w:rPr>
                <w:rFonts w:cstheme="minorHAnsi"/>
                <w:sz w:val="24"/>
                <w:szCs w:val="24"/>
              </w:rPr>
            </w:pPr>
            <w:r>
              <w:rPr>
                <w:rFonts w:ascii="Calibri" w:hAnsi="Calibri" w:cs="Calibri"/>
                <w:color w:val="000000"/>
              </w:rPr>
              <w:t>19.38</w:t>
            </w:r>
          </w:p>
        </w:tc>
        <w:tc>
          <w:tcPr>
            <w:tcW w:w="720" w:type="dxa"/>
          </w:tcPr>
          <w:p w14:paraId="28995E69" w14:textId="7CD5C9D3" w:rsidR="001A1542" w:rsidRPr="00DC09A0" w:rsidRDefault="001A1542" w:rsidP="001A1542">
            <w:pPr>
              <w:jc w:val="right"/>
              <w:rPr>
                <w:rFonts w:cstheme="minorHAnsi"/>
                <w:sz w:val="24"/>
                <w:szCs w:val="24"/>
              </w:rPr>
            </w:pPr>
            <w:r w:rsidRPr="00DC09A0">
              <w:rPr>
                <w:rFonts w:cstheme="minorHAnsi"/>
                <w:sz w:val="24"/>
                <w:szCs w:val="24"/>
              </w:rPr>
              <w:t>1.38</w:t>
            </w:r>
          </w:p>
        </w:tc>
      </w:tr>
      <w:tr w:rsidR="005B6DA8" w:rsidRPr="00DC09A0" w14:paraId="1C868999" w14:textId="1EC7ADAD" w:rsidTr="005B6DA8">
        <w:trPr>
          <w:trHeight w:val="300"/>
        </w:trPr>
        <w:tc>
          <w:tcPr>
            <w:tcW w:w="716" w:type="dxa"/>
            <w:shd w:val="clear" w:color="auto" w:fill="auto"/>
            <w:noWrap/>
          </w:tcPr>
          <w:p w14:paraId="7B23ACA2" w14:textId="6FACFFA9" w:rsidR="001A1542" w:rsidRPr="00DC09A0" w:rsidRDefault="001A1542" w:rsidP="001A1542">
            <w:pPr>
              <w:rPr>
                <w:rFonts w:cstheme="minorHAnsi"/>
                <w:sz w:val="24"/>
                <w:szCs w:val="24"/>
              </w:rPr>
            </w:pPr>
          </w:p>
        </w:tc>
        <w:tc>
          <w:tcPr>
            <w:tcW w:w="1354" w:type="dxa"/>
            <w:shd w:val="clear" w:color="auto" w:fill="auto"/>
          </w:tcPr>
          <w:p w14:paraId="71B26433" w14:textId="77777777" w:rsidR="001A1542" w:rsidRDefault="001A1542" w:rsidP="001A1542">
            <w:pPr>
              <w:rPr>
                <w:rFonts w:cstheme="minorHAnsi"/>
                <w:sz w:val="24"/>
                <w:szCs w:val="24"/>
              </w:rPr>
            </w:pPr>
          </w:p>
        </w:tc>
        <w:tc>
          <w:tcPr>
            <w:tcW w:w="1260" w:type="dxa"/>
            <w:shd w:val="clear" w:color="auto" w:fill="auto"/>
            <w:noWrap/>
            <w:hideMark/>
          </w:tcPr>
          <w:p w14:paraId="22A2B618" w14:textId="02A43C85"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57307848" w14:textId="77777777" w:rsidR="001A1542" w:rsidRPr="00DC09A0" w:rsidRDefault="001A1542" w:rsidP="001A1542">
            <w:pPr>
              <w:jc w:val="right"/>
              <w:rPr>
                <w:rFonts w:cstheme="minorHAnsi"/>
                <w:sz w:val="24"/>
                <w:szCs w:val="24"/>
              </w:rPr>
            </w:pPr>
            <w:r w:rsidRPr="00DC09A0">
              <w:rPr>
                <w:rFonts w:cstheme="minorHAnsi"/>
                <w:sz w:val="24"/>
                <w:szCs w:val="24"/>
              </w:rPr>
              <w:t>0.044</w:t>
            </w:r>
          </w:p>
        </w:tc>
        <w:tc>
          <w:tcPr>
            <w:tcW w:w="810" w:type="dxa"/>
            <w:shd w:val="clear" w:color="auto" w:fill="auto"/>
            <w:noWrap/>
            <w:hideMark/>
          </w:tcPr>
          <w:p w14:paraId="79833985" w14:textId="77777777" w:rsidR="001A1542" w:rsidRPr="00DC09A0" w:rsidRDefault="001A1542" w:rsidP="001A1542">
            <w:pPr>
              <w:jc w:val="right"/>
              <w:rPr>
                <w:rFonts w:cstheme="minorHAnsi"/>
                <w:sz w:val="24"/>
                <w:szCs w:val="24"/>
              </w:rPr>
            </w:pPr>
            <w:r w:rsidRPr="00DC09A0">
              <w:rPr>
                <w:rFonts w:cstheme="minorHAnsi"/>
                <w:sz w:val="24"/>
                <w:szCs w:val="24"/>
              </w:rPr>
              <w:t>475</w:t>
            </w:r>
          </w:p>
        </w:tc>
        <w:tc>
          <w:tcPr>
            <w:tcW w:w="720" w:type="dxa"/>
            <w:shd w:val="clear" w:color="auto" w:fill="auto"/>
            <w:noWrap/>
            <w:vAlign w:val="bottom"/>
          </w:tcPr>
          <w:p w14:paraId="3A429B94" w14:textId="333D3E70" w:rsidR="001A1542" w:rsidRPr="00DC09A0" w:rsidRDefault="001A1542" w:rsidP="001A1542">
            <w:pPr>
              <w:jc w:val="right"/>
              <w:rPr>
                <w:rFonts w:cstheme="minorHAnsi"/>
                <w:sz w:val="24"/>
                <w:szCs w:val="24"/>
              </w:rPr>
            </w:pPr>
            <w:r>
              <w:rPr>
                <w:rFonts w:ascii="Calibri" w:hAnsi="Calibri" w:cs="Calibri"/>
                <w:color w:val="000000"/>
              </w:rPr>
              <w:t>4.55</w:t>
            </w:r>
          </w:p>
        </w:tc>
        <w:tc>
          <w:tcPr>
            <w:tcW w:w="900" w:type="dxa"/>
            <w:shd w:val="clear" w:color="auto" w:fill="auto"/>
            <w:noWrap/>
            <w:vAlign w:val="bottom"/>
          </w:tcPr>
          <w:p w14:paraId="285744C6" w14:textId="4F910DED" w:rsidR="001A1542" w:rsidRPr="00DC09A0" w:rsidRDefault="001A1542" w:rsidP="001A1542">
            <w:pPr>
              <w:jc w:val="right"/>
              <w:rPr>
                <w:rFonts w:cstheme="minorHAnsi"/>
                <w:sz w:val="24"/>
                <w:szCs w:val="24"/>
              </w:rPr>
            </w:pPr>
            <w:r>
              <w:rPr>
                <w:rFonts w:ascii="Calibri" w:hAnsi="Calibri" w:cs="Calibri"/>
                <w:color w:val="000000"/>
              </w:rPr>
              <w:t>10.65</w:t>
            </w:r>
          </w:p>
        </w:tc>
        <w:tc>
          <w:tcPr>
            <w:tcW w:w="900" w:type="dxa"/>
            <w:shd w:val="clear" w:color="auto" w:fill="auto"/>
            <w:noWrap/>
            <w:vAlign w:val="bottom"/>
          </w:tcPr>
          <w:p w14:paraId="36F628C3" w14:textId="0AD022A1" w:rsidR="001A1542" w:rsidRPr="00DC09A0" w:rsidRDefault="001A1542" w:rsidP="001A1542">
            <w:pPr>
              <w:jc w:val="right"/>
              <w:rPr>
                <w:rFonts w:cstheme="minorHAnsi"/>
                <w:sz w:val="24"/>
                <w:szCs w:val="24"/>
              </w:rPr>
            </w:pPr>
            <w:r>
              <w:rPr>
                <w:rFonts w:ascii="Calibri" w:hAnsi="Calibri" w:cs="Calibri"/>
                <w:color w:val="000000"/>
              </w:rPr>
              <w:t>21.45</w:t>
            </w:r>
          </w:p>
        </w:tc>
        <w:tc>
          <w:tcPr>
            <w:tcW w:w="720" w:type="dxa"/>
          </w:tcPr>
          <w:p w14:paraId="6D5E7CEB" w14:textId="30AC9DF0" w:rsidR="001A1542" w:rsidRPr="00DC09A0" w:rsidRDefault="001A1542" w:rsidP="001A1542">
            <w:pPr>
              <w:jc w:val="right"/>
              <w:rPr>
                <w:rFonts w:cstheme="minorHAnsi"/>
                <w:sz w:val="24"/>
                <w:szCs w:val="24"/>
              </w:rPr>
            </w:pPr>
            <w:r w:rsidRPr="00DC09A0">
              <w:rPr>
                <w:rFonts w:cstheme="minorHAnsi"/>
                <w:sz w:val="24"/>
                <w:szCs w:val="24"/>
              </w:rPr>
              <w:t>1.07</w:t>
            </w:r>
          </w:p>
        </w:tc>
      </w:tr>
      <w:tr w:rsidR="005B6DA8" w:rsidRPr="00DC09A0" w14:paraId="5F5C74DB" w14:textId="5CEB309D" w:rsidTr="005B6DA8">
        <w:trPr>
          <w:trHeight w:val="300"/>
        </w:trPr>
        <w:tc>
          <w:tcPr>
            <w:tcW w:w="716" w:type="dxa"/>
            <w:shd w:val="clear" w:color="auto" w:fill="auto"/>
            <w:noWrap/>
          </w:tcPr>
          <w:p w14:paraId="7059745E" w14:textId="5AD8E537" w:rsidR="001A1542" w:rsidRPr="00DC09A0" w:rsidRDefault="001A1542" w:rsidP="001A1542">
            <w:pPr>
              <w:rPr>
                <w:rFonts w:cstheme="minorHAnsi"/>
                <w:sz w:val="24"/>
                <w:szCs w:val="24"/>
              </w:rPr>
            </w:pPr>
          </w:p>
        </w:tc>
        <w:tc>
          <w:tcPr>
            <w:tcW w:w="1354" w:type="dxa"/>
            <w:shd w:val="clear" w:color="auto" w:fill="auto"/>
          </w:tcPr>
          <w:p w14:paraId="143BC556" w14:textId="77777777" w:rsidR="001A1542" w:rsidRDefault="001A1542" w:rsidP="001A1542">
            <w:pPr>
              <w:rPr>
                <w:rFonts w:cstheme="minorHAnsi"/>
                <w:sz w:val="24"/>
                <w:szCs w:val="24"/>
              </w:rPr>
            </w:pPr>
          </w:p>
        </w:tc>
        <w:tc>
          <w:tcPr>
            <w:tcW w:w="1260" w:type="dxa"/>
            <w:shd w:val="clear" w:color="auto" w:fill="auto"/>
            <w:noWrap/>
            <w:hideMark/>
          </w:tcPr>
          <w:p w14:paraId="32D2266C" w14:textId="63BAE6F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4318C2D8"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27F7A87E" w14:textId="77777777" w:rsidR="001A1542" w:rsidRPr="00DC09A0" w:rsidRDefault="001A1542" w:rsidP="001A1542">
            <w:pPr>
              <w:jc w:val="right"/>
              <w:rPr>
                <w:rFonts w:cstheme="minorHAnsi"/>
                <w:sz w:val="24"/>
                <w:szCs w:val="24"/>
              </w:rPr>
            </w:pPr>
            <w:r w:rsidRPr="00DC09A0">
              <w:rPr>
                <w:rFonts w:cstheme="minorHAnsi"/>
                <w:sz w:val="24"/>
                <w:szCs w:val="24"/>
              </w:rPr>
              <w:t>578</w:t>
            </w:r>
          </w:p>
        </w:tc>
        <w:tc>
          <w:tcPr>
            <w:tcW w:w="720" w:type="dxa"/>
            <w:shd w:val="clear" w:color="auto" w:fill="auto"/>
            <w:noWrap/>
            <w:vAlign w:val="bottom"/>
          </w:tcPr>
          <w:p w14:paraId="6307C350" w14:textId="6DCD32AF" w:rsidR="001A1542" w:rsidRPr="00DC09A0" w:rsidRDefault="001A1542" w:rsidP="001A1542">
            <w:pPr>
              <w:jc w:val="right"/>
              <w:rPr>
                <w:rFonts w:cstheme="minorHAnsi"/>
                <w:sz w:val="24"/>
                <w:szCs w:val="24"/>
              </w:rPr>
            </w:pPr>
            <w:r>
              <w:rPr>
                <w:rFonts w:ascii="Calibri" w:hAnsi="Calibri" w:cs="Calibri"/>
                <w:color w:val="000000"/>
              </w:rPr>
              <w:t>3.67</w:t>
            </w:r>
          </w:p>
        </w:tc>
        <w:tc>
          <w:tcPr>
            <w:tcW w:w="900" w:type="dxa"/>
            <w:shd w:val="clear" w:color="auto" w:fill="auto"/>
            <w:noWrap/>
            <w:vAlign w:val="bottom"/>
          </w:tcPr>
          <w:p w14:paraId="3BDCB03A" w14:textId="741E4640"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C616495" w14:textId="487A0DFE" w:rsidR="001A1542" w:rsidRPr="00DC09A0" w:rsidRDefault="001A1542" w:rsidP="001A1542">
            <w:pPr>
              <w:jc w:val="right"/>
              <w:rPr>
                <w:rFonts w:cstheme="minorHAnsi"/>
                <w:sz w:val="24"/>
                <w:szCs w:val="24"/>
              </w:rPr>
            </w:pPr>
            <w:r>
              <w:rPr>
                <w:rFonts w:ascii="Calibri" w:hAnsi="Calibri" w:cs="Calibri"/>
                <w:color w:val="000000"/>
              </w:rPr>
              <w:t>11.83</w:t>
            </w:r>
          </w:p>
        </w:tc>
        <w:tc>
          <w:tcPr>
            <w:tcW w:w="720" w:type="dxa"/>
          </w:tcPr>
          <w:p w14:paraId="45B4F0F2" w14:textId="6933C472" w:rsidR="001A1542" w:rsidRPr="00DC09A0" w:rsidRDefault="001A1542" w:rsidP="001A1542">
            <w:pPr>
              <w:jc w:val="right"/>
              <w:rPr>
                <w:rFonts w:cstheme="minorHAnsi"/>
                <w:sz w:val="24"/>
                <w:szCs w:val="24"/>
              </w:rPr>
            </w:pPr>
            <w:r w:rsidRPr="00DC09A0">
              <w:rPr>
                <w:rFonts w:cstheme="minorHAnsi"/>
                <w:sz w:val="24"/>
                <w:szCs w:val="24"/>
              </w:rPr>
              <w:t>1.41</w:t>
            </w:r>
          </w:p>
        </w:tc>
      </w:tr>
      <w:tr w:rsidR="003A01B1" w:rsidRPr="00DC09A0" w14:paraId="462ED669" w14:textId="498C3BB2" w:rsidTr="005B6DA8">
        <w:trPr>
          <w:trHeight w:val="300"/>
        </w:trPr>
        <w:tc>
          <w:tcPr>
            <w:tcW w:w="716" w:type="dxa"/>
            <w:shd w:val="clear" w:color="auto" w:fill="auto"/>
            <w:noWrap/>
          </w:tcPr>
          <w:p w14:paraId="00DEEFEA" w14:textId="03905A41" w:rsidR="003A01B1" w:rsidRPr="00DC09A0" w:rsidRDefault="003A01B1" w:rsidP="003A01B1">
            <w:pPr>
              <w:rPr>
                <w:rFonts w:cstheme="minorHAnsi"/>
                <w:sz w:val="24"/>
                <w:szCs w:val="24"/>
              </w:rPr>
            </w:pPr>
            <w:r w:rsidRPr="00DC09A0">
              <w:rPr>
                <w:rFonts w:cstheme="minorHAnsi"/>
                <w:sz w:val="24"/>
                <w:szCs w:val="24"/>
              </w:rPr>
              <w:t>625</w:t>
            </w:r>
          </w:p>
        </w:tc>
        <w:tc>
          <w:tcPr>
            <w:tcW w:w="6754" w:type="dxa"/>
            <w:gridSpan w:val="7"/>
            <w:shd w:val="clear" w:color="auto" w:fill="auto"/>
          </w:tcPr>
          <w:p w14:paraId="779264B8" w14:textId="262F40AA" w:rsidR="003A01B1" w:rsidRPr="00DC09A0" w:rsidRDefault="003A01B1" w:rsidP="003A01B1">
            <w:pPr>
              <w:rPr>
                <w:rFonts w:cstheme="minorHAnsi"/>
                <w:sz w:val="24"/>
                <w:szCs w:val="24"/>
              </w:rPr>
            </w:pPr>
            <w:r>
              <w:rPr>
                <w:rFonts w:cstheme="minorHAnsi"/>
                <w:sz w:val="24"/>
                <w:szCs w:val="24"/>
              </w:rPr>
              <w:t>Douglas-fir, ponderosa pine and lodgepole pine forest</w:t>
            </w:r>
          </w:p>
        </w:tc>
        <w:tc>
          <w:tcPr>
            <w:tcW w:w="720" w:type="dxa"/>
          </w:tcPr>
          <w:p w14:paraId="23DAF5F4" w14:textId="77777777" w:rsidR="003A01B1" w:rsidRDefault="003A01B1" w:rsidP="003A01B1">
            <w:pPr>
              <w:rPr>
                <w:rFonts w:cstheme="minorHAnsi"/>
                <w:sz w:val="24"/>
                <w:szCs w:val="24"/>
              </w:rPr>
            </w:pPr>
          </w:p>
        </w:tc>
      </w:tr>
      <w:tr w:rsidR="005B6DA8" w:rsidRPr="00DC09A0" w14:paraId="1F525829" w14:textId="221A66C3" w:rsidTr="005B6DA8">
        <w:trPr>
          <w:trHeight w:val="300"/>
        </w:trPr>
        <w:tc>
          <w:tcPr>
            <w:tcW w:w="716" w:type="dxa"/>
            <w:shd w:val="clear" w:color="auto" w:fill="auto"/>
            <w:noWrap/>
          </w:tcPr>
          <w:p w14:paraId="78FBCF65" w14:textId="13A50FE0" w:rsidR="001A1542" w:rsidRPr="00DC09A0" w:rsidRDefault="001A1542" w:rsidP="001A1542">
            <w:pPr>
              <w:rPr>
                <w:rFonts w:cstheme="minorHAnsi"/>
                <w:sz w:val="24"/>
                <w:szCs w:val="24"/>
              </w:rPr>
            </w:pPr>
          </w:p>
        </w:tc>
        <w:tc>
          <w:tcPr>
            <w:tcW w:w="1354" w:type="dxa"/>
            <w:shd w:val="clear" w:color="auto" w:fill="auto"/>
          </w:tcPr>
          <w:p w14:paraId="40585585" w14:textId="2E79D9CB" w:rsidR="001A1542" w:rsidRDefault="001A1542" w:rsidP="001A1542">
            <w:pPr>
              <w:rPr>
                <w:rFonts w:cstheme="minorHAnsi"/>
                <w:sz w:val="24"/>
                <w:szCs w:val="24"/>
              </w:rPr>
            </w:pPr>
          </w:p>
        </w:tc>
        <w:tc>
          <w:tcPr>
            <w:tcW w:w="1260" w:type="dxa"/>
            <w:shd w:val="clear" w:color="auto" w:fill="auto"/>
            <w:noWrap/>
            <w:hideMark/>
          </w:tcPr>
          <w:p w14:paraId="6F504DB9" w14:textId="540E36C7"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76C2B21B" w14:textId="77777777" w:rsidR="001A1542" w:rsidRPr="00DC09A0" w:rsidRDefault="001A1542" w:rsidP="001A1542">
            <w:pPr>
              <w:jc w:val="right"/>
              <w:rPr>
                <w:rFonts w:cstheme="minorHAnsi"/>
                <w:sz w:val="24"/>
                <w:szCs w:val="24"/>
              </w:rPr>
            </w:pPr>
            <w:r w:rsidRPr="00DC09A0">
              <w:rPr>
                <w:rFonts w:cstheme="minorHAnsi"/>
                <w:sz w:val="24"/>
                <w:szCs w:val="24"/>
              </w:rPr>
              <w:t>0.043</w:t>
            </w:r>
          </w:p>
        </w:tc>
        <w:tc>
          <w:tcPr>
            <w:tcW w:w="810" w:type="dxa"/>
            <w:shd w:val="clear" w:color="auto" w:fill="auto"/>
            <w:noWrap/>
            <w:hideMark/>
          </w:tcPr>
          <w:p w14:paraId="2637B869" w14:textId="77777777" w:rsidR="001A1542" w:rsidRPr="00DC09A0" w:rsidRDefault="001A1542" w:rsidP="001A1542">
            <w:pPr>
              <w:jc w:val="right"/>
              <w:rPr>
                <w:rFonts w:cstheme="minorHAnsi"/>
                <w:sz w:val="24"/>
                <w:szCs w:val="24"/>
              </w:rPr>
            </w:pPr>
            <w:r w:rsidRPr="00DC09A0">
              <w:rPr>
                <w:rFonts w:cstheme="minorHAnsi"/>
                <w:sz w:val="24"/>
                <w:szCs w:val="24"/>
              </w:rPr>
              <w:t>90</w:t>
            </w:r>
          </w:p>
        </w:tc>
        <w:tc>
          <w:tcPr>
            <w:tcW w:w="720" w:type="dxa"/>
            <w:shd w:val="clear" w:color="auto" w:fill="auto"/>
            <w:noWrap/>
            <w:vAlign w:val="bottom"/>
          </w:tcPr>
          <w:p w14:paraId="42AA5EB3" w14:textId="57CEC239" w:rsidR="001A1542" w:rsidRPr="00DC09A0" w:rsidRDefault="001A1542" w:rsidP="001A1542">
            <w:pPr>
              <w:jc w:val="right"/>
              <w:rPr>
                <w:rFonts w:cstheme="minorHAnsi"/>
                <w:sz w:val="24"/>
                <w:szCs w:val="24"/>
              </w:rPr>
            </w:pPr>
            <w:r>
              <w:rPr>
                <w:rFonts w:ascii="Calibri" w:hAnsi="Calibri" w:cs="Calibri"/>
                <w:color w:val="000000"/>
              </w:rPr>
              <w:t>61.84</w:t>
            </w:r>
          </w:p>
        </w:tc>
        <w:tc>
          <w:tcPr>
            <w:tcW w:w="900" w:type="dxa"/>
            <w:shd w:val="clear" w:color="auto" w:fill="auto"/>
            <w:noWrap/>
            <w:vAlign w:val="bottom"/>
          </w:tcPr>
          <w:p w14:paraId="1CFFC89B" w14:textId="31FDFA7F" w:rsidR="001A1542" w:rsidRPr="00DC09A0" w:rsidRDefault="001A1542" w:rsidP="001A1542">
            <w:pPr>
              <w:jc w:val="right"/>
              <w:rPr>
                <w:rFonts w:cstheme="minorHAnsi"/>
                <w:sz w:val="24"/>
                <w:szCs w:val="24"/>
              </w:rPr>
            </w:pPr>
            <w:r>
              <w:rPr>
                <w:rFonts w:ascii="Calibri" w:hAnsi="Calibri" w:cs="Calibri"/>
                <w:color w:val="000000"/>
              </w:rPr>
              <w:t>108.34</w:t>
            </w:r>
          </w:p>
        </w:tc>
        <w:tc>
          <w:tcPr>
            <w:tcW w:w="900" w:type="dxa"/>
            <w:shd w:val="clear" w:color="auto" w:fill="auto"/>
            <w:noWrap/>
            <w:vAlign w:val="bottom"/>
          </w:tcPr>
          <w:p w14:paraId="1BBF920A" w14:textId="777FA24A" w:rsidR="001A1542" w:rsidRPr="00DC09A0" w:rsidRDefault="001A1542" w:rsidP="001A1542">
            <w:pPr>
              <w:jc w:val="right"/>
              <w:rPr>
                <w:rFonts w:cstheme="minorHAnsi"/>
                <w:sz w:val="24"/>
                <w:szCs w:val="24"/>
              </w:rPr>
            </w:pPr>
            <w:r>
              <w:rPr>
                <w:rFonts w:ascii="Calibri" w:hAnsi="Calibri" w:cs="Calibri"/>
                <w:color w:val="000000"/>
              </w:rPr>
              <w:t>190.28</w:t>
            </w:r>
          </w:p>
        </w:tc>
        <w:tc>
          <w:tcPr>
            <w:tcW w:w="720" w:type="dxa"/>
          </w:tcPr>
          <w:p w14:paraId="69E50780" w14:textId="05DA9425" w:rsidR="001A1542" w:rsidRPr="00DC09A0" w:rsidRDefault="001A1542" w:rsidP="001A1542">
            <w:pPr>
              <w:jc w:val="right"/>
              <w:rPr>
                <w:rFonts w:cstheme="minorHAnsi"/>
                <w:sz w:val="24"/>
                <w:szCs w:val="24"/>
              </w:rPr>
            </w:pPr>
            <w:r w:rsidRPr="00DC09A0">
              <w:rPr>
                <w:rFonts w:cstheme="minorHAnsi"/>
                <w:sz w:val="24"/>
                <w:szCs w:val="24"/>
              </w:rPr>
              <w:t>0.85</w:t>
            </w:r>
          </w:p>
        </w:tc>
      </w:tr>
      <w:tr w:rsidR="005B6DA8" w:rsidRPr="00DC09A0" w14:paraId="705829CF" w14:textId="125DB057" w:rsidTr="005B6DA8">
        <w:trPr>
          <w:trHeight w:val="300"/>
        </w:trPr>
        <w:tc>
          <w:tcPr>
            <w:tcW w:w="716" w:type="dxa"/>
            <w:shd w:val="clear" w:color="auto" w:fill="auto"/>
            <w:noWrap/>
          </w:tcPr>
          <w:p w14:paraId="350CDE28" w14:textId="7B287359" w:rsidR="001A1542" w:rsidRPr="00DC09A0" w:rsidRDefault="001A1542" w:rsidP="001A1542">
            <w:pPr>
              <w:rPr>
                <w:rFonts w:cstheme="minorHAnsi"/>
                <w:sz w:val="24"/>
                <w:szCs w:val="24"/>
              </w:rPr>
            </w:pPr>
          </w:p>
        </w:tc>
        <w:tc>
          <w:tcPr>
            <w:tcW w:w="1354" w:type="dxa"/>
            <w:shd w:val="clear" w:color="auto" w:fill="auto"/>
          </w:tcPr>
          <w:p w14:paraId="7D0EBAF2" w14:textId="77777777" w:rsidR="001A1542" w:rsidRDefault="001A1542" w:rsidP="001A1542">
            <w:pPr>
              <w:rPr>
                <w:rFonts w:cstheme="minorHAnsi"/>
                <w:sz w:val="24"/>
                <w:szCs w:val="24"/>
              </w:rPr>
            </w:pPr>
          </w:p>
        </w:tc>
        <w:tc>
          <w:tcPr>
            <w:tcW w:w="1260" w:type="dxa"/>
            <w:shd w:val="clear" w:color="auto" w:fill="auto"/>
            <w:noWrap/>
            <w:hideMark/>
          </w:tcPr>
          <w:p w14:paraId="49B38663" w14:textId="17D5B85E"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7376659" w14:textId="77777777" w:rsidR="001A1542" w:rsidRPr="00DC09A0" w:rsidRDefault="001A1542" w:rsidP="001A1542">
            <w:pPr>
              <w:jc w:val="right"/>
              <w:rPr>
                <w:rFonts w:cstheme="minorHAnsi"/>
                <w:sz w:val="24"/>
                <w:szCs w:val="24"/>
              </w:rPr>
            </w:pPr>
            <w:r w:rsidRPr="00DC09A0">
              <w:rPr>
                <w:rFonts w:cstheme="minorHAnsi"/>
                <w:sz w:val="24"/>
                <w:szCs w:val="24"/>
              </w:rPr>
              <w:t>0.081</w:t>
            </w:r>
          </w:p>
        </w:tc>
        <w:tc>
          <w:tcPr>
            <w:tcW w:w="810" w:type="dxa"/>
            <w:shd w:val="clear" w:color="auto" w:fill="auto"/>
            <w:noWrap/>
            <w:hideMark/>
          </w:tcPr>
          <w:p w14:paraId="735E2AC3" w14:textId="77777777" w:rsidR="001A1542" w:rsidRPr="00DC09A0" w:rsidRDefault="001A1542" w:rsidP="001A1542">
            <w:pPr>
              <w:jc w:val="right"/>
              <w:rPr>
                <w:rFonts w:cstheme="minorHAnsi"/>
                <w:sz w:val="24"/>
                <w:szCs w:val="24"/>
              </w:rPr>
            </w:pPr>
            <w:r w:rsidRPr="00DC09A0">
              <w:rPr>
                <w:rFonts w:cstheme="minorHAnsi"/>
                <w:sz w:val="24"/>
                <w:szCs w:val="24"/>
              </w:rPr>
              <w:t>763</w:t>
            </w:r>
          </w:p>
        </w:tc>
        <w:tc>
          <w:tcPr>
            <w:tcW w:w="720" w:type="dxa"/>
            <w:shd w:val="clear" w:color="auto" w:fill="auto"/>
            <w:noWrap/>
            <w:vAlign w:val="bottom"/>
          </w:tcPr>
          <w:p w14:paraId="7E9B7126" w14:textId="7681EE03" w:rsidR="001A1542" w:rsidRPr="00DC09A0" w:rsidRDefault="001A1542" w:rsidP="001A1542">
            <w:pPr>
              <w:jc w:val="right"/>
              <w:rPr>
                <w:rFonts w:cstheme="minorHAnsi"/>
                <w:sz w:val="24"/>
                <w:szCs w:val="24"/>
              </w:rPr>
            </w:pPr>
            <w:r>
              <w:rPr>
                <w:rFonts w:ascii="Calibri" w:hAnsi="Calibri" w:cs="Calibri"/>
                <w:color w:val="000000"/>
              </w:rPr>
              <w:t>7.54</w:t>
            </w:r>
          </w:p>
        </w:tc>
        <w:tc>
          <w:tcPr>
            <w:tcW w:w="900" w:type="dxa"/>
            <w:shd w:val="clear" w:color="auto" w:fill="auto"/>
            <w:noWrap/>
            <w:vAlign w:val="bottom"/>
          </w:tcPr>
          <w:p w14:paraId="2C50B7D1" w14:textId="7194D01D" w:rsidR="001A1542" w:rsidRPr="00DC09A0" w:rsidRDefault="001A1542" w:rsidP="001A1542">
            <w:pPr>
              <w:jc w:val="right"/>
              <w:rPr>
                <w:rFonts w:cstheme="minorHAnsi"/>
                <w:sz w:val="24"/>
                <w:szCs w:val="24"/>
              </w:rPr>
            </w:pPr>
            <w:r>
              <w:rPr>
                <w:rFonts w:ascii="Calibri" w:hAnsi="Calibri" w:cs="Calibri"/>
                <w:color w:val="000000"/>
              </w:rPr>
              <w:t>17.2</w:t>
            </w:r>
          </w:p>
        </w:tc>
        <w:tc>
          <w:tcPr>
            <w:tcW w:w="900" w:type="dxa"/>
            <w:shd w:val="clear" w:color="auto" w:fill="auto"/>
            <w:noWrap/>
            <w:vAlign w:val="bottom"/>
          </w:tcPr>
          <w:p w14:paraId="2FA88DE4" w14:textId="7500DF72" w:rsidR="001A1542" w:rsidRPr="00DC09A0" w:rsidRDefault="001A1542" w:rsidP="001A1542">
            <w:pPr>
              <w:jc w:val="right"/>
              <w:rPr>
                <w:rFonts w:cstheme="minorHAnsi"/>
                <w:sz w:val="24"/>
                <w:szCs w:val="24"/>
              </w:rPr>
            </w:pPr>
            <w:r>
              <w:rPr>
                <w:rFonts w:ascii="Calibri" w:hAnsi="Calibri" w:cs="Calibri"/>
                <w:color w:val="000000"/>
              </w:rPr>
              <w:t>36.64</w:t>
            </w:r>
          </w:p>
        </w:tc>
        <w:tc>
          <w:tcPr>
            <w:tcW w:w="720" w:type="dxa"/>
          </w:tcPr>
          <w:p w14:paraId="2F42B03B" w14:textId="2D720A90" w:rsidR="001A1542" w:rsidRPr="00DC09A0" w:rsidRDefault="001A1542" w:rsidP="001A1542">
            <w:pPr>
              <w:jc w:val="right"/>
              <w:rPr>
                <w:rFonts w:cstheme="minorHAnsi"/>
                <w:sz w:val="24"/>
                <w:szCs w:val="24"/>
              </w:rPr>
            </w:pPr>
            <w:r w:rsidRPr="00DC09A0">
              <w:rPr>
                <w:rFonts w:cstheme="minorHAnsi"/>
                <w:sz w:val="24"/>
                <w:szCs w:val="24"/>
              </w:rPr>
              <w:t>1.6</w:t>
            </w:r>
          </w:p>
        </w:tc>
      </w:tr>
      <w:tr w:rsidR="005B6DA8" w:rsidRPr="00DC09A0" w14:paraId="5656D60B" w14:textId="2C6F8ADF" w:rsidTr="002354B6">
        <w:trPr>
          <w:trHeight w:val="300"/>
        </w:trPr>
        <w:tc>
          <w:tcPr>
            <w:tcW w:w="716" w:type="dxa"/>
            <w:shd w:val="clear" w:color="auto" w:fill="auto"/>
            <w:noWrap/>
          </w:tcPr>
          <w:p w14:paraId="0148DD12" w14:textId="59DE1DD5" w:rsidR="001A1542" w:rsidRPr="00DC09A0" w:rsidRDefault="001A1542" w:rsidP="001A1542">
            <w:pPr>
              <w:rPr>
                <w:rFonts w:cstheme="minorHAnsi"/>
                <w:sz w:val="24"/>
                <w:szCs w:val="24"/>
              </w:rPr>
            </w:pPr>
          </w:p>
        </w:tc>
        <w:tc>
          <w:tcPr>
            <w:tcW w:w="1354" w:type="dxa"/>
            <w:shd w:val="clear" w:color="auto" w:fill="auto"/>
          </w:tcPr>
          <w:p w14:paraId="22FC628C" w14:textId="77777777" w:rsidR="001A1542" w:rsidRDefault="001A1542" w:rsidP="001A1542">
            <w:pPr>
              <w:rPr>
                <w:rFonts w:cstheme="minorHAnsi"/>
                <w:sz w:val="24"/>
                <w:szCs w:val="24"/>
              </w:rPr>
            </w:pPr>
          </w:p>
        </w:tc>
        <w:tc>
          <w:tcPr>
            <w:tcW w:w="1260" w:type="dxa"/>
            <w:shd w:val="clear" w:color="auto" w:fill="auto"/>
            <w:noWrap/>
            <w:hideMark/>
          </w:tcPr>
          <w:p w14:paraId="63559A2F" w14:textId="3926DD1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6608E214" w14:textId="77777777" w:rsidR="001A1542" w:rsidRPr="00DC09A0" w:rsidRDefault="001A1542" w:rsidP="001A1542">
            <w:pPr>
              <w:jc w:val="right"/>
              <w:rPr>
                <w:rFonts w:cstheme="minorHAnsi"/>
                <w:sz w:val="24"/>
                <w:szCs w:val="24"/>
              </w:rPr>
            </w:pPr>
            <w:r w:rsidRPr="00DC09A0">
              <w:rPr>
                <w:rFonts w:cstheme="minorHAnsi"/>
                <w:sz w:val="24"/>
                <w:szCs w:val="24"/>
              </w:rPr>
              <w:t>0.073</w:t>
            </w:r>
          </w:p>
        </w:tc>
        <w:tc>
          <w:tcPr>
            <w:tcW w:w="810" w:type="dxa"/>
            <w:shd w:val="clear" w:color="auto" w:fill="auto"/>
            <w:noWrap/>
            <w:hideMark/>
          </w:tcPr>
          <w:p w14:paraId="7DD5F8DF" w14:textId="77777777" w:rsidR="001A1542" w:rsidRPr="00DC09A0" w:rsidRDefault="001A1542" w:rsidP="001A1542">
            <w:pPr>
              <w:jc w:val="right"/>
              <w:rPr>
                <w:rFonts w:cstheme="minorHAnsi"/>
                <w:sz w:val="24"/>
                <w:szCs w:val="24"/>
              </w:rPr>
            </w:pPr>
            <w:r w:rsidRPr="00DC09A0">
              <w:rPr>
                <w:rFonts w:cstheme="minorHAnsi"/>
                <w:sz w:val="24"/>
                <w:szCs w:val="24"/>
              </w:rPr>
              <w:t>178</w:t>
            </w:r>
          </w:p>
        </w:tc>
        <w:tc>
          <w:tcPr>
            <w:tcW w:w="720" w:type="dxa"/>
            <w:shd w:val="clear" w:color="auto" w:fill="auto"/>
            <w:noWrap/>
            <w:vAlign w:val="bottom"/>
          </w:tcPr>
          <w:p w14:paraId="14B97A86" w14:textId="3D88FC72" w:rsidR="001A1542" w:rsidRPr="00DC09A0" w:rsidRDefault="001A1542" w:rsidP="001A1542">
            <w:pPr>
              <w:jc w:val="right"/>
              <w:rPr>
                <w:rFonts w:cstheme="minorHAnsi"/>
                <w:sz w:val="24"/>
                <w:szCs w:val="24"/>
              </w:rPr>
            </w:pPr>
            <w:r>
              <w:rPr>
                <w:rFonts w:ascii="Calibri" w:hAnsi="Calibri" w:cs="Calibri"/>
                <w:color w:val="000000"/>
              </w:rPr>
              <w:t>6.56</w:t>
            </w:r>
          </w:p>
        </w:tc>
        <w:tc>
          <w:tcPr>
            <w:tcW w:w="900" w:type="dxa"/>
            <w:shd w:val="clear" w:color="auto" w:fill="auto"/>
            <w:noWrap/>
            <w:vAlign w:val="bottom"/>
          </w:tcPr>
          <w:p w14:paraId="2A9E35BB" w14:textId="4B4967C5" w:rsidR="001A1542" w:rsidRPr="00DC09A0" w:rsidRDefault="001A1542" w:rsidP="001A1542">
            <w:pPr>
              <w:jc w:val="right"/>
              <w:rPr>
                <w:rFonts w:cstheme="minorHAnsi"/>
                <w:sz w:val="24"/>
                <w:szCs w:val="24"/>
              </w:rPr>
            </w:pPr>
            <w:r>
              <w:rPr>
                <w:rFonts w:ascii="Calibri" w:hAnsi="Calibri" w:cs="Calibri"/>
                <w:color w:val="000000"/>
              </w:rPr>
              <w:t>14.59</w:t>
            </w:r>
          </w:p>
        </w:tc>
        <w:tc>
          <w:tcPr>
            <w:tcW w:w="900" w:type="dxa"/>
            <w:shd w:val="clear" w:color="auto" w:fill="auto"/>
            <w:noWrap/>
            <w:vAlign w:val="bottom"/>
          </w:tcPr>
          <w:p w14:paraId="1280129D" w14:textId="5A1EDFE9" w:rsidR="001A1542" w:rsidRPr="00DC09A0" w:rsidRDefault="001A1542" w:rsidP="001A1542">
            <w:pPr>
              <w:jc w:val="right"/>
              <w:rPr>
                <w:rFonts w:cstheme="minorHAnsi"/>
                <w:sz w:val="24"/>
                <w:szCs w:val="24"/>
              </w:rPr>
            </w:pPr>
            <w:r>
              <w:rPr>
                <w:rFonts w:ascii="Calibri" w:hAnsi="Calibri" w:cs="Calibri"/>
                <w:color w:val="000000"/>
              </w:rPr>
              <w:t>30.05</w:t>
            </w:r>
          </w:p>
        </w:tc>
        <w:tc>
          <w:tcPr>
            <w:tcW w:w="720" w:type="dxa"/>
          </w:tcPr>
          <w:p w14:paraId="4E2F52C5" w14:textId="0B0C015A"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672C3FB4" w14:textId="08872D88" w:rsidTr="002354B6">
        <w:trPr>
          <w:trHeight w:val="300"/>
        </w:trPr>
        <w:tc>
          <w:tcPr>
            <w:tcW w:w="716" w:type="dxa"/>
            <w:shd w:val="clear" w:color="auto" w:fill="auto"/>
            <w:noWrap/>
          </w:tcPr>
          <w:p w14:paraId="5C5E48FF" w14:textId="392B6200" w:rsidR="001A1542" w:rsidRPr="00DC09A0" w:rsidRDefault="001A1542" w:rsidP="001A1542">
            <w:pPr>
              <w:rPr>
                <w:rFonts w:cstheme="minorHAnsi"/>
                <w:sz w:val="24"/>
                <w:szCs w:val="24"/>
              </w:rPr>
            </w:pPr>
          </w:p>
        </w:tc>
        <w:tc>
          <w:tcPr>
            <w:tcW w:w="1354" w:type="dxa"/>
            <w:shd w:val="clear" w:color="auto" w:fill="auto"/>
          </w:tcPr>
          <w:p w14:paraId="60A9FD0B" w14:textId="77777777" w:rsidR="001A1542" w:rsidRDefault="001A1542" w:rsidP="001A1542">
            <w:pPr>
              <w:rPr>
                <w:rFonts w:cstheme="minorHAnsi"/>
                <w:sz w:val="24"/>
                <w:szCs w:val="24"/>
              </w:rPr>
            </w:pPr>
          </w:p>
        </w:tc>
        <w:tc>
          <w:tcPr>
            <w:tcW w:w="1260" w:type="dxa"/>
            <w:shd w:val="clear" w:color="auto" w:fill="auto"/>
            <w:noWrap/>
            <w:hideMark/>
          </w:tcPr>
          <w:p w14:paraId="28235925" w14:textId="475D4843"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6F1FB99B"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2F204EFE" w14:textId="77777777" w:rsidR="001A1542" w:rsidRPr="00DC09A0" w:rsidRDefault="001A1542" w:rsidP="001A1542">
            <w:pPr>
              <w:jc w:val="right"/>
              <w:rPr>
                <w:rFonts w:cstheme="minorHAnsi"/>
                <w:sz w:val="24"/>
                <w:szCs w:val="24"/>
              </w:rPr>
            </w:pPr>
            <w:r w:rsidRPr="00DC09A0">
              <w:rPr>
                <w:rFonts w:cstheme="minorHAnsi"/>
                <w:sz w:val="24"/>
                <w:szCs w:val="24"/>
              </w:rPr>
              <w:t>153</w:t>
            </w:r>
          </w:p>
        </w:tc>
        <w:tc>
          <w:tcPr>
            <w:tcW w:w="720" w:type="dxa"/>
            <w:shd w:val="clear" w:color="auto" w:fill="auto"/>
            <w:noWrap/>
            <w:vAlign w:val="bottom"/>
          </w:tcPr>
          <w:p w14:paraId="05833E78" w14:textId="6D80C456" w:rsidR="001A1542" w:rsidRPr="00DC09A0" w:rsidRDefault="001A1542" w:rsidP="001A1542">
            <w:pPr>
              <w:jc w:val="right"/>
              <w:rPr>
                <w:rFonts w:cstheme="minorHAnsi"/>
                <w:sz w:val="24"/>
                <w:szCs w:val="24"/>
              </w:rPr>
            </w:pPr>
            <w:r>
              <w:rPr>
                <w:rFonts w:ascii="Calibri" w:hAnsi="Calibri" w:cs="Calibri"/>
                <w:color w:val="000000"/>
              </w:rPr>
              <w:t>4.67</w:t>
            </w:r>
          </w:p>
        </w:tc>
        <w:tc>
          <w:tcPr>
            <w:tcW w:w="900" w:type="dxa"/>
            <w:shd w:val="clear" w:color="auto" w:fill="auto"/>
            <w:noWrap/>
            <w:vAlign w:val="bottom"/>
          </w:tcPr>
          <w:p w14:paraId="17002D0E" w14:textId="7FF8F726" w:rsidR="001A1542" w:rsidRPr="00DC09A0" w:rsidRDefault="001A1542" w:rsidP="001A1542">
            <w:pPr>
              <w:jc w:val="right"/>
              <w:rPr>
                <w:rFonts w:cstheme="minorHAnsi"/>
                <w:sz w:val="24"/>
                <w:szCs w:val="24"/>
              </w:rPr>
            </w:pPr>
            <w:r>
              <w:rPr>
                <w:rFonts w:ascii="Calibri" w:hAnsi="Calibri" w:cs="Calibri"/>
                <w:color w:val="000000"/>
              </w:rPr>
              <w:t>7.32</w:t>
            </w:r>
          </w:p>
        </w:tc>
        <w:tc>
          <w:tcPr>
            <w:tcW w:w="900" w:type="dxa"/>
            <w:shd w:val="clear" w:color="auto" w:fill="auto"/>
            <w:noWrap/>
            <w:vAlign w:val="bottom"/>
          </w:tcPr>
          <w:p w14:paraId="7CCD330C" w14:textId="0D2E59D4" w:rsidR="001A1542" w:rsidRPr="00DC09A0" w:rsidRDefault="001A1542" w:rsidP="001A1542">
            <w:pPr>
              <w:jc w:val="right"/>
              <w:rPr>
                <w:rFonts w:cstheme="minorHAnsi"/>
                <w:sz w:val="24"/>
                <w:szCs w:val="24"/>
              </w:rPr>
            </w:pPr>
            <w:r>
              <w:rPr>
                <w:rFonts w:ascii="Calibri" w:hAnsi="Calibri" w:cs="Calibri"/>
                <w:color w:val="000000"/>
              </w:rPr>
              <w:t>12.57</w:t>
            </w:r>
          </w:p>
        </w:tc>
        <w:tc>
          <w:tcPr>
            <w:tcW w:w="720" w:type="dxa"/>
          </w:tcPr>
          <w:p w14:paraId="44EA6557" w14:textId="669C9560" w:rsidR="001A1542" w:rsidRPr="00DC09A0" w:rsidRDefault="001A1542" w:rsidP="001A1542">
            <w:pPr>
              <w:jc w:val="right"/>
              <w:rPr>
                <w:rFonts w:cstheme="minorHAnsi"/>
                <w:sz w:val="24"/>
                <w:szCs w:val="24"/>
              </w:rPr>
            </w:pPr>
            <w:r w:rsidRPr="00DC09A0">
              <w:rPr>
                <w:rFonts w:cstheme="minorHAnsi"/>
                <w:sz w:val="24"/>
                <w:szCs w:val="24"/>
              </w:rPr>
              <w:t>0.92</w:t>
            </w:r>
          </w:p>
        </w:tc>
      </w:tr>
    </w:tbl>
    <w:p w14:paraId="2803058B" w14:textId="083E15A6" w:rsidR="00576BCB" w:rsidRDefault="00576BCB" w:rsidP="006153E5">
      <w:pPr>
        <w:rPr>
          <w:rFonts w:cstheme="minorHAnsi"/>
          <w:sz w:val="24"/>
          <w:szCs w:val="24"/>
        </w:rPr>
      </w:pPr>
    </w:p>
    <w:p w14:paraId="50D13D2C" w14:textId="77777777" w:rsidR="002354B6" w:rsidRDefault="002354B6" w:rsidP="006153E5">
      <w:pPr>
        <w:rPr>
          <w:rFonts w:cstheme="minorHAnsi"/>
          <w:sz w:val="24"/>
          <w:szCs w:val="24"/>
        </w:rPr>
      </w:pPr>
    </w:p>
    <w:p w14:paraId="47AF0358" w14:textId="03A153F0" w:rsidR="006153E5" w:rsidRPr="007E189D" w:rsidRDefault="006153E5" w:rsidP="005A495B">
      <w:pPr>
        <w:rPr>
          <w:rFonts w:cstheme="minorHAnsi"/>
          <w:b/>
          <w:sz w:val="24"/>
          <w:szCs w:val="24"/>
        </w:rPr>
      </w:pPr>
      <w:r w:rsidRPr="007E189D">
        <w:rPr>
          <w:rFonts w:cstheme="minorHAnsi"/>
          <w:b/>
          <w:sz w:val="24"/>
          <w:szCs w:val="24"/>
        </w:rPr>
        <w:t>DISCUSSION</w:t>
      </w:r>
    </w:p>
    <w:p w14:paraId="15F5F452" w14:textId="6B2901F6" w:rsidR="00913E54" w:rsidDel="005A495B" w:rsidRDefault="00913E54" w:rsidP="00913E54">
      <w:pPr>
        <w:ind w:firstLine="720"/>
        <w:rPr>
          <w:del w:id="138" w:author="Susan Prichard" w:date="2018-11-14T19:05:00Z"/>
          <w:rFonts w:eastAsiaTheme="minorEastAsia"/>
          <w:sz w:val="24"/>
          <w:szCs w:val="24"/>
        </w:rPr>
      </w:pPr>
      <w:r w:rsidRPr="4FC678A3">
        <w:rPr>
          <w:rFonts w:eastAsiaTheme="minorEastAsia"/>
          <w:sz w:val="24"/>
          <w:szCs w:val="24"/>
        </w:rPr>
        <w:t>Fuels maps are used as data inputs to numerous modelling applications, including</w:t>
      </w:r>
      <w:r>
        <w:rPr>
          <w:rFonts w:eastAsiaTheme="minorEastAsia"/>
          <w:sz w:val="24"/>
          <w:szCs w:val="24"/>
        </w:rPr>
        <w:t xml:space="preserve"> consumption and emissions models such as the Fir</w:t>
      </w:r>
      <w:r w:rsidR="00612C2F">
        <w:rPr>
          <w:rFonts w:eastAsiaTheme="minorEastAsia"/>
          <w:sz w:val="24"/>
          <w:szCs w:val="24"/>
        </w:rPr>
        <w:t>st Order Fire Effects Model (Reinhardt et al. 1998) and Consume (Prichard et al. in press</w:t>
      </w:r>
      <w:r>
        <w:rPr>
          <w:rFonts w:eastAsiaTheme="minorEastAsia"/>
          <w:sz w:val="24"/>
          <w:szCs w:val="24"/>
        </w:rPr>
        <w:t>), wildland fire behavior prediction tools such as FLAMMAP</w:t>
      </w:r>
      <w:r w:rsidR="008C1D11">
        <w:rPr>
          <w:rFonts w:eastAsiaTheme="minorEastAsia"/>
          <w:sz w:val="24"/>
          <w:szCs w:val="24"/>
        </w:rPr>
        <w:t xml:space="preserve"> (Finney 2006)</w:t>
      </w:r>
      <w:r>
        <w:rPr>
          <w:rFonts w:eastAsiaTheme="minorEastAsia"/>
          <w:sz w:val="24"/>
          <w:szCs w:val="24"/>
        </w:rPr>
        <w:t xml:space="preserve"> and smoke dispersion modeling tools and frameworks such as the Wildland Fire Emissions Information System (French</w:t>
      </w:r>
      <w:r w:rsidR="008C1D11">
        <w:rPr>
          <w:rFonts w:eastAsiaTheme="minorEastAsia"/>
          <w:sz w:val="24"/>
          <w:szCs w:val="24"/>
        </w:rPr>
        <w:t xml:space="preserve"> et al. 2011</w:t>
      </w:r>
      <w:r>
        <w:rPr>
          <w:rFonts w:eastAsiaTheme="minorEastAsia"/>
          <w:sz w:val="24"/>
          <w:szCs w:val="24"/>
        </w:rPr>
        <w:t xml:space="preserve">) and BlueSky (Larkin et al. 2014). </w:t>
      </w:r>
      <w:r w:rsidRPr="4FC678A3">
        <w:rPr>
          <w:rFonts w:eastAsiaTheme="minorEastAsia"/>
          <w:sz w:val="24"/>
          <w:szCs w:val="24"/>
        </w:rPr>
        <w:t xml:space="preserve">For many modeling studies of </w:t>
      </w:r>
      <w:r>
        <w:rPr>
          <w:rFonts w:eastAsiaTheme="minorEastAsia"/>
          <w:sz w:val="24"/>
          <w:szCs w:val="24"/>
        </w:rPr>
        <w:t>biomass and climate</w:t>
      </w:r>
      <w:r w:rsidRPr="00C37B90">
        <w:rPr>
          <w:rFonts w:eastAsiaTheme="minorEastAsia"/>
          <w:sz w:val="24"/>
          <w:szCs w:val="24"/>
        </w:rPr>
        <w:t>,</w:t>
      </w:r>
      <w:r w:rsidRPr="4FC678A3">
        <w:rPr>
          <w:rFonts w:eastAsiaTheme="minorEastAsia"/>
          <w:sz w:val="24"/>
          <w:szCs w:val="24"/>
        </w:rPr>
        <w:t xml:space="preserve"> the importance of incorporating uncertainty is the foundation of simulations. For example, coarse-scale dynamic vegetation models draw inputs from probability distributions in order to model stochastic processes of fire and climate (</w:t>
      </w:r>
      <w:proofErr w:type="spellStart"/>
      <w:r w:rsidRPr="4FC678A3">
        <w:rPr>
          <w:rFonts w:eastAsiaTheme="minorEastAsia"/>
          <w:sz w:val="24"/>
          <w:szCs w:val="24"/>
        </w:rPr>
        <w:t>Quillet</w:t>
      </w:r>
      <w:proofErr w:type="spellEnd"/>
      <w:r w:rsidRPr="4FC678A3">
        <w:rPr>
          <w:rFonts w:eastAsiaTheme="minorEastAsia"/>
          <w:sz w:val="24"/>
          <w:szCs w:val="24"/>
        </w:rPr>
        <w:t xml:space="preserve"> et al. 2010, Shankar et al. 2018). </w:t>
      </w:r>
      <w:r>
        <w:rPr>
          <w:rFonts w:eastAsiaTheme="minorEastAsia"/>
          <w:sz w:val="24"/>
          <w:szCs w:val="24"/>
        </w:rPr>
        <w:t xml:space="preserve">Bootstrapping is also used to understand the effect of sampling variability on model predictions; for example, Gregg and Hummel (2002) used bootstrapped tree lists to evaluate impacts on </w:t>
      </w:r>
      <w:r w:rsidRPr="4FC678A3">
        <w:rPr>
          <w:rFonts w:eastAsiaTheme="minorEastAsia"/>
          <w:sz w:val="24"/>
          <w:szCs w:val="24"/>
        </w:rPr>
        <w:t xml:space="preserve">Forest Vegetation Simulator projections </w:t>
      </w:r>
      <w:r w:rsidRPr="00C37B90">
        <w:fldChar w:fldCharType="begin" w:fldLock="1"/>
      </w:r>
      <w:r>
        <w:rPr>
          <w:rFonts w:cstheme="minorHAnsi"/>
          <w:sz w:val="24"/>
          <w:szCs w:val="24"/>
        </w:rPr>
        <w:instrText>ADDIN CSL_CITATION { "citationItems" : [ { "id" : "ITEM-1", "itemData" : { "abstract" : "Abstract\u2014The Forest Vegetation Simulator (FVS) lets users project changes in forest stands associated with different initial conditions and silvicultural treatments. Our objective is to develop tools that help model users estimate the precision of FVS projections. A technique called bootstrap resampling (bootstrapping) allows us to approximate the sampling distribution of any variable simulated by FVS. To use the technique, the original FVS tree list is sampled repeatedly, with replacement, to build hundreds of bootstrapped tree lists. These bootstrapped tree lists are then used to make several hundred FVS projections. Each projection is thus based on a resample of the original tree list. The resulting empirical distribution provides information on the sampling uncertainty associated with the original tree list, which is important for making statistical inferences about FVS model outcome. This paper introduces a new bootstrapping program (FVSBoot) and describes its purpose and potential value.", "author" : [ { "dropping-particle" : "", "family" : "Gregg", "given" : "T F", "non-dropping-particle" : "", "parse-names" : false, "suffix" : "" }, { "dropping-particle" : "", "family" : "Hummel", "given" : "S", "non-dropping-particle" : "", "parse-names" : false, "suffix" : "" } ], "id" : "ITEM-1", "issued" : { "date-parts" : [ [ "2002" ] ] }, "number-of-pages" : "164-167", "title" : "Assessing Sampling Uncertainty in FVS Projections Using a Bootstrap Resampling Method", "type" : "report" }, "uris" : [ "http://www.mendeley.com/documents/?uuid=9db7d122-430e-4e39-8421-01d190502208" ] } ], "mendeley" : { "formattedCitation" : "(Gregg and Hummel 2002)", "plainTextFormattedCitation" : "(Gregg and Hummel 2002)" }, "properties" : { "noteIndex" : 0 }, "schema" : "https://github.com/citation-style-language/schema/raw/master/csl-citation.json" }</w:instrText>
      </w:r>
      <w:r w:rsidRPr="00C37B90">
        <w:rPr>
          <w:rFonts w:cstheme="minorHAnsi"/>
          <w:sz w:val="24"/>
          <w:szCs w:val="24"/>
        </w:rPr>
        <w:fldChar w:fldCharType="separate"/>
      </w:r>
      <w:r w:rsidRPr="4FC678A3">
        <w:rPr>
          <w:rFonts w:eastAsiaTheme="minorEastAsia"/>
          <w:noProof/>
          <w:sz w:val="24"/>
          <w:szCs w:val="24"/>
        </w:rPr>
        <w:t>(Gregg and Hummel 2002)</w:t>
      </w:r>
      <w:r w:rsidRPr="00C37B90">
        <w:fldChar w:fldCharType="end"/>
      </w:r>
      <w:r w:rsidRPr="00C37B90">
        <w:rPr>
          <w:rFonts w:eastAsiaTheme="minorEastAsia"/>
          <w:sz w:val="24"/>
          <w:szCs w:val="24"/>
        </w:rPr>
        <w:t>.</w:t>
      </w:r>
      <w:r>
        <w:rPr>
          <w:rFonts w:eastAsiaTheme="minorEastAsia"/>
          <w:sz w:val="24"/>
          <w:szCs w:val="24"/>
        </w:rPr>
        <w:t xml:space="preserve"> However, to date, </w:t>
      </w:r>
      <w:del w:id="139" w:author="Maureen C Kennedy" w:date="2018-11-09T14:31:00Z">
        <w:r w:rsidDel="00A74A05">
          <w:rPr>
            <w:rFonts w:eastAsiaTheme="minorEastAsia"/>
            <w:sz w:val="24"/>
            <w:szCs w:val="24"/>
          </w:rPr>
          <w:delText xml:space="preserve">probability </w:delText>
        </w:r>
      </w:del>
      <w:r>
        <w:rPr>
          <w:rFonts w:eastAsiaTheme="minorEastAsia"/>
          <w:sz w:val="24"/>
          <w:szCs w:val="24"/>
        </w:rPr>
        <w:t>distributions of mapped fuels have not been available for simulating fire behavior, effects and smoke production.</w:t>
      </w:r>
      <w:ins w:id="140" w:author="Susan Prichard" w:date="2018-11-14T19:05:00Z">
        <w:r w:rsidR="005A495B">
          <w:rPr>
            <w:rFonts w:eastAsiaTheme="minorEastAsia"/>
            <w:sz w:val="24"/>
            <w:szCs w:val="24"/>
          </w:rPr>
          <w:t xml:space="preserve"> </w:t>
        </w:r>
      </w:ins>
    </w:p>
    <w:p w14:paraId="0C4AE990" w14:textId="688FAE92" w:rsidR="004063A7" w:rsidRPr="004063A7" w:rsidRDefault="004063A7" w:rsidP="005A495B">
      <w:pPr>
        <w:ind w:firstLine="720"/>
        <w:rPr>
          <w:rFonts w:eastAsiaTheme="minorEastAsia"/>
          <w:sz w:val="24"/>
          <w:szCs w:val="24"/>
        </w:rPr>
      </w:pPr>
      <w:commentRangeStart w:id="141"/>
      <w:del w:id="142" w:author="Susan Prichard" w:date="2018-11-14T19:05:00Z">
        <w:r w:rsidRPr="004063A7" w:rsidDel="005A495B">
          <w:rPr>
            <w:rFonts w:eastAsiaTheme="minorEastAsia"/>
            <w:sz w:val="24"/>
            <w:szCs w:val="24"/>
          </w:rPr>
          <w:delText xml:space="preserve">For many </w:delText>
        </w:r>
        <w:r w:rsidDel="005A495B">
          <w:rPr>
            <w:rFonts w:eastAsiaTheme="minorEastAsia"/>
            <w:sz w:val="24"/>
            <w:szCs w:val="24"/>
          </w:rPr>
          <w:delText>simulation</w:delText>
        </w:r>
        <w:r w:rsidRPr="004063A7" w:rsidDel="005A495B">
          <w:rPr>
            <w:rFonts w:eastAsiaTheme="minorEastAsia"/>
            <w:sz w:val="24"/>
            <w:szCs w:val="24"/>
          </w:rPr>
          <w:delText xml:space="preserve"> studies of wildland fire and vegetation,</w:delText>
        </w:r>
        <w:r w:rsidDel="005A495B">
          <w:rPr>
            <w:rFonts w:eastAsiaTheme="minorEastAsia"/>
            <w:sz w:val="24"/>
            <w:szCs w:val="24"/>
          </w:rPr>
          <w:delText xml:space="preserve"> </w:delText>
        </w:r>
        <w:r w:rsidRPr="004063A7" w:rsidDel="005A495B">
          <w:rPr>
            <w:rFonts w:eastAsiaTheme="minorEastAsia"/>
            <w:sz w:val="24"/>
            <w:szCs w:val="24"/>
          </w:rPr>
          <w:delText>the importance of incorporating uncertainty</w:delText>
        </w:r>
        <w:r w:rsidR="00970F1C" w:rsidDel="005A495B">
          <w:rPr>
            <w:rFonts w:eastAsiaTheme="minorEastAsia"/>
            <w:sz w:val="24"/>
            <w:szCs w:val="24"/>
          </w:rPr>
          <w:delText xml:space="preserve"> </w:delText>
        </w:r>
        <w:r w:rsidRPr="004063A7" w:rsidDel="005A495B">
          <w:rPr>
            <w:rFonts w:eastAsiaTheme="minorEastAsia"/>
            <w:sz w:val="24"/>
            <w:szCs w:val="24"/>
          </w:rPr>
          <w:delText xml:space="preserve">is the foundation of </w:delText>
        </w:r>
        <w:r w:rsidDel="005A495B">
          <w:rPr>
            <w:rFonts w:eastAsiaTheme="minorEastAsia"/>
            <w:sz w:val="24"/>
            <w:szCs w:val="24"/>
          </w:rPr>
          <w:delText>modeling</w:delText>
        </w:r>
        <w:r w:rsidRPr="004063A7" w:rsidDel="005A495B">
          <w:rPr>
            <w:rFonts w:eastAsiaTheme="minorEastAsia"/>
            <w:sz w:val="24"/>
            <w:szCs w:val="24"/>
          </w:rPr>
          <w:delText>. For example, coarse-scale dynamic vegetation models draw inputs from probability distributions in order to model stochastic processes of fire and climate (Quillet et al. 2010, Shankar et al. 2018).</w:delText>
        </w:r>
        <w:r w:rsidDel="005A495B">
          <w:rPr>
            <w:rFonts w:eastAsiaTheme="minorEastAsia"/>
            <w:sz w:val="24"/>
            <w:szCs w:val="24"/>
          </w:rPr>
          <w:delText xml:space="preserve"> </w:delText>
        </w:r>
        <w:r w:rsidRPr="004063A7" w:rsidDel="005A495B">
          <w:rPr>
            <w:rFonts w:eastAsiaTheme="minorEastAsia"/>
            <w:sz w:val="24"/>
            <w:szCs w:val="24"/>
          </w:rPr>
          <w:delText xml:space="preserve">Models for emissions inventories are becoming increasingly sophisticated and require corresponding complexity in input fuels datasets. </w:delText>
        </w:r>
      </w:del>
      <w:r w:rsidRPr="004063A7">
        <w:rPr>
          <w:rFonts w:eastAsiaTheme="minorEastAsia"/>
          <w:sz w:val="24"/>
          <w:szCs w:val="24"/>
        </w:rPr>
        <w:t>Despite the acknowledged variability of fuels at multiple spatial scales (Keane et al. 2012), there are currently no products that incorporate uncertainty in estimating the biomass of wildland fuels in North America.</w:t>
      </w:r>
      <w:commentRangeEnd w:id="141"/>
      <w:r w:rsidR="00A74A05">
        <w:rPr>
          <w:rStyle w:val="CommentReference"/>
        </w:rPr>
        <w:commentReference w:id="141"/>
      </w:r>
    </w:p>
    <w:p w14:paraId="7CAF8CB7" w14:textId="74563E94" w:rsidR="00913E54" w:rsidRDefault="00186576" w:rsidP="00CC6559">
      <w:pPr>
        <w:rPr>
          <w:rFonts w:cstheme="minorHAnsi"/>
          <w:sz w:val="24"/>
          <w:szCs w:val="24"/>
        </w:rPr>
      </w:pPr>
      <w:r>
        <w:rPr>
          <w:rFonts w:cstheme="minorHAnsi"/>
          <w:sz w:val="24"/>
          <w:szCs w:val="24"/>
        </w:rPr>
        <w:tab/>
        <w:t>The</w:t>
      </w:r>
      <w:r w:rsidR="00536CC5">
        <w:rPr>
          <w:rFonts w:cstheme="minorHAnsi"/>
          <w:sz w:val="24"/>
          <w:szCs w:val="24"/>
        </w:rPr>
        <w:t xml:space="preserve"> fuel loading database offers a compilation of existing data sources on surface and canopy fuels for the United States and Canada. As expected, we observed a wide range in fuel loadings by major fuel category (aboveground tree biomass, shrubs, herbs, CWD, litter and duff), and distribution fits were generally best fitted with</w:t>
      </w:r>
      <w:ins w:id="143" w:author="Maureen C Kennedy" w:date="2018-11-09T14:32:00Z">
        <w:r w:rsidR="00A74A05">
          <w:rPr>
            <w:rFonts w:cstheme="minorHAnsi"/>
            <w:sz w:val="24"/>
            <w:szCs w:val="24"/>
          </w:rPr>
          <w:t xml:space="preserve"> either a</w:t>
        </w:r>
      </w:ins>
      <w:del w:id="144" w:author="Maureen C Kennedy" w:date="2018-11-09T14:32:00Z">
        <w:r w:rsidR="00536CC5" w:rsidDel="00A74A05">
          <w:rPr>
            <w:rFonts w:cstheme="minorHAnsi"/>
            <w:sz w:val="24"/>
            <w:szCs w:val="24"/>
          </w:rPr>
          <w:delText xml:space="preserve"> a right-tailed</w:delText>
        </w:r>
      </w:del>
      <w:r w:rsidR="00536CC5">
        <w:rPr>
          <w:rFonts w:cstheme="minorHAnsi"/>
          <w:sz w:val="24"/>
          <w:szCs w:val="24"/>
        </w:rPr>
        <w:t xml:space="preserve"> gamma </w:t>
      </w:r>
      <w:ins w:id="145" w:author="Maureen C Kennedy" w:date="2018-11-09T14:32:00Z">
        <w:r w:rsidR="00A74A05">
          <w:rPr>
            <w:rFonts w:cstheme="minorHAnsi"/>
            <w:sz w:val="24"/>
            <w:szCs w:val="24"/>
          </w:rPr>
          <w:t xml:space="preserve">or lognormal </w:t>
        </w:r>
        <w:r w:rsidR="00A74A05">
          <w:rPr>
            <w:rFonts w:cstheme="minorHAnsi"/>
            <w:sz w:val="24"/>
            <w:szCs w:val="24"/>
          </w:rPr>
          <w:lastRenderedPageBreak/>
          <w:t>distribution</w:t>
        </w:r>
      </w:ins>
      <w:del w:id="146" w:author="Maureen C Kennedy" w:date="2018-11-09T14:32:00Z">
        <w:r w:rsidR="00536CC5" w:rsidDel="00A74A05">
          <w:rPr>
            <w:rFonts w:cstheme="minorHAnsi"/>
            <w:sz w:val="24"/>
            <w:szCs w:val="24"/>
          </w:rPr>
          <w:delText>curve</w:delText>
        </w:r>
      </w:del>
      <w:r w:rsidR="00536CC5">
        <w:rPr>
          <w:rFonts w:cstheme="minorHAnsi"/>
          <w:sz w:val="24"/>
          <w:szCs w:val="24"/>
        </w:rPr>
        <w:t>,</w:t>
      </w:r>
      <w:ins w:id="147" w:author="Maureen C Kennedy" w:date="2018-11-09T14:32:00Z">
        <w:r w:rsidR="00A74A05">
          <w:rPr>
            <w:rFonts w:cstheme="minorHAnsi"/>
            <w:sz w:val="24"/>
            <w:szCs w:val="24"/>
          </w:rPr>
          <w:t xml:space="preserve"> right-skewed distributions</w:t>
        </w:r>
      </w:ins>
      <w:r w:rsidR="00536CC5">
        <w:rPr>
          <w:rFonts w:cstheme="minorHAnsi"/>
          <w:sz w:val="24"/>
          <w:szCs w:val="24"/>
        </w:rPr>
        <w:t xml:space="preserve"> representing a </w:t>
      </w:r>
      <w:r>
        <w:rPr>
          <w:rFonts w:cstheme="minorHAnsi"/>
          <w:sz w:val="24"/>
          <w:szCs w:val="24"/>
        </w:rPr>
        <w:t>majority</w:t>
      </w:r>
      <w:r w:rsidR="00536CC5">
        <w:rPr>
          <w:rFonts w:cstheme="minorHAnsi"/>
          <w:sz w:val="24"/>
          <w:szCs w:val="24"/>
        </w:rPr>
        <w:t xml:space="preserve"> of low values with long right tails to higher values. Of the </w:t>
      </w:r>
      <w:ins w:id="148" w:author="Susan Prichard" w:date="2018-11-14T19:06:00Z">
        <w:r w:rsidR="005A495B">
          <w:rPr>
            <w:rFonts w:cstheme="minorHAnsi"/>
            <w:sz w:val="24"/>
            <w:szCs w:val="24"/>
          </w:rPr>
          <w:t>134</w:t>
        </w:r>
      </w:ins>
      <w:del w:id="149" w:author="Susan Prichard" w:date="2018-11-14T19:06:00Z">
        <w:r w:rsidR="00536CC5" w:rsidDel="005A495B">
          <w:rPr>
            <w:rFonts w:cstheme="minorHAnsi"/>
            <w:sz w:val="24"/>
            <w:szCs w:val="24"/>
          </w:rPr>
          <w:delText>XXX</w:delText>
        </w:r>
      </w:del>
      <w:r w:rsidR="00536CC5">
        <w:rPr>
          <w:rFonts w:cstheme="minorHAnsi"/>
          <w:sz w:val="24"/>
          <w:szCs w:val="24"/>
        </w:rPr>
        <w:t xml:space="preserve"> EVT Groups</w:t>
      </w:r>
      <w:ins w:id="150" w:author="Susan Prichard" w:date="2018-11-14T19:06:00Z">
        <w:r w:rsidR="005A495B">
          <w:rPr>
            <w:rFonts w:cstheme="minorHAnsi"/>
            <w:sz w:val="24"/>
            <w:szCs w:val="24"/>
          </w:rPr>
          <w:t xml:space="preserve"> supported in the database</w:t>
        </w:r>
      </w:ins>
      <w:r w:rsidR="00536CC5">
        <w:rPr>
          <w:rFonts w:cstheme="minorHAnsi"/>
          <w:sz w:val="24"/>
          <w:szCs w:val="24"/>
        </w:rPr>
        <w:t xml:space="preserve">, we are able to present at least one fitted distribution for 64 EVT groups. </w:t>
      </w:r>
      <w:r w:rsidR="008C1D11">
        <w:rPr>
          <w:rFonts w:cstheme="minorHAnsi"/>
          <w:sz w:val="24"/>
          <w:szCs w:val="24"/>
        </w:rPr>
        <w:t>Fitted distributions can be used to provide random draws from the distribution fits or values that range across percentiles, including the 25</w:t>
      </w:r>
      <w:r w:rsidR="008C1D11" w:rsidRPr="008C1D11">
        <w:rPr>
          <w:rFonts w:cstheme="minorHAnsi"/>
          <w:sz w:val="24"/>
          <w:szCs w:val="24"/>
          <w:vertAlign w:val="superscript"/>
        </w:rPr>
        <w:t>th</w:t>
      </w:r>
      <w:r w:rsidR="008C1D11">
        <w:rPr>
          <w:rFonts w:cstheme="minorHAnsi"/>
          <w:sz w:val="24"/>
          <w:szCs w:val="24"/>
        </w:rPr>
        <w:t>, 50</w:t>
      </w:r>
      <w:r w:rsidR="008C1D11" w:rsidRPr="008C1D11">
        <w:rPr>
          <w:rFonts w:cstheme="minorHAnsi"/>
          <w:sz w:val="24"/>
          <w:szCs w:val="24"/>
          <w:vertAlign w:val="superscript"/>
        </w:rPr>
        <w:t>th</w:t>
      </w:r>
      <w:r w:rsidR="008C1D11">
        <w:rPr>
          <w:rFonts w:cstheme="minorHAnsi"/>
          <w:sz w:val="24"/>
          <w:szCs w:val="24"/>
        </w:rPr>
        <w:t xml:space="preserve"> and 75</w:t>
      </w:r>
      <w:r w:rsidR="008C1D11" w:rsidRPr="008C1D11">
        <w:rPr>
          <w:rFonts w:cstheme="minorHAnsi"/>
          <w:sz w:val="24"/>
          <w:szCs w:val="24"/>
          <w:vertAlign w:val="superscript"/>
        </w:rPr>
        <w:t>th</w:t>
      </w:r>
      <w:r w:rsidR="008C1D11">
        <w:rPr>
          <w:rFonts w:cstheme="minorHAnsi"/>
          <w:sz w:val="24"/>
          <w:szCs w:val="24"/>
        </w:rPr>
        <w:t xml:space="preserve"> percentile values presented in this paper.</w:t>
      </w:r>
    </w:p>
    <w:p w14:paraId="6F9532B3" w14:textId="269319EB" w:rsidR="00536CC5" w:rsidRDefault="00536CC5" w:rsidP="00CC6559">
      <w:pPr>
        <w:rPr>
          <w:ins w:id="151" w:author="Maureen C Kennedy" w:date="2018-11-13T13:34:00Z"/>
          <w:rFonts w:cstheme="minorHAnsi"/>
          <w:sz w:val="24"/>
          <w:szCs w:val="24"/>
        </w:rPr>
      </w:pPr>
      <w:r>
        <w:rPr>
          <w:rFonts w:cstheme="minorHAnsi"/>
          <w:sz w:val="24"/>
          <w:szCs w:val="24"/>
        </w:rPr>
        <w:tab/>
      </w:r>
      <w:r w:rsidR="008C1D11">
        <w:rPr>
          <w:rFonts w:cstheme="minorHAnsi"/>
          <w:sz w:val="24"/>
          <w:szCs w:val="24"/>
        </w:rPr>
        <w:t>Database development</w:t>
      </w:r>
      <w:r>
        <w:rPr>
          <w:rFonts w:cstheme="minorHAnsi"/>
          <w:sz w:val="24"/>
          <w:szCs w:val="24"/>
        </w:rPr>
        <w:t xml:space="preserve"> revealed substantial bias in</w:t>
      </w:r>
      <w:del w:id="152" w:author="Susan Prichard" w:date="2018-11-14T15:48:00Z">
        <w:r w:rsidDel="00175F2D">
          <w:rPr>
            <w:rFonts w:cstheme="minorHAnsi"/>
            <w:sz w:val="24"/>
            <w:szCs w:val="24"/>
          </w:rPr>
          <w:delText xml:space="preserve"> records towards</w:delText>
        </w:r>
      </w:del>
      <w:r>
        <w:rPr>
          <w:rFonts w:cstheme="minorHAnsi"/>
          <w:sz w:val="24"/>
          <w:szCs w:val="24"/>
        </w:rPr>
        <w:t xml:space="preserve"> forest</w:t>
      </w:r>
      <w:ins w:id="153" w:author="Susan Prichard" w:date="2018-11-14T15:48:00Z">
        <w:r w:rsidR="00175F2D">
          <w:rPr>
            <w:rFonts w:cstheme="minorHAnsi"/>
            <w:sz w:val="24"/>
            <w:szCs w:val="24"/>
          </w:rPr>
          <w:t xml:space="preserve"> records</w:t>
        </w:r>
      </w:ins>
      <w:r>
        <w:rPr>
          <w:rFonts w:cstheme="minorHAnsi"/>
          <w:sz w:val="24"/>
          <w:szCs w:val="24"/>
        </w:rPr>
        <w:t xml:space="preserve"> </w:t>
      </w:r>
      <w:del w:id="154" w:author="Maureen C Kennedy" w:date="2018-11-13T12:06:00Z">
        <w:r w:rsidDel="004232CA">
          <w:rPr>
            <w:rFonts w:cstheme="minorHAnsi"/>
            <w:sz w:val="24"/>
            <w:szCs w:val="24"/>
          </w:rPr>
          <w:delText xml:space="preserve">vs </w:delText>
        </w:r>
      </w:del>
      <w:ins w:id="155" w:author="Maureen C Kennedy" w:date="2018-11-13T12:06:00Z">
        <w:r w:rsidR="004232CA">
          <w:rPr>
            <w:rFonts w:cstheme="minorHAnsi"/>
            <w:sz w:val="24"/>
            <w:szCs w:val="24"/>
          </w:rPr>
          <w:t xml:space="preserve">relative to </w:t>
        </w:r>
      </w:ins>
      <w:r>
        <w:rPr>
          <w:rFonts w:cstheme="minorHAnsi"/>
          <w:sz w:val="24"/>
          <w:szCs w:val="24"/>
        </w:rPr>
        <w:t xml:space="preserve">non-forest types. Given that forests have been intensively measured for timber resources and other forest management goals, this is not particularly surprising. </w:t>
      </w:r>
      <w:r w:rsidR="008C1D11">
        <w:rPr>
          <w:rFonts w:cstheme="minorHAnsi"/>
          <w:sz w:val="24"/>
          <w:szCs w:val="24"/>
        </w:rPr>
        <w:t>However, because of the</w:t>
      </w:r>
      <w:r w:rsidR="002310BE">
        <w:rPr>
          <w:rFonts w:cstheme="minorHAnsi"/>
          <w:sz w:val="24"/>
          <w:szCs w:val="24"/>
        </w:rPr>
        <w:t xml:space="preserve"> potential importance of these datasets for informing uncertainty in carbon mapping and emissions inventories, the data gaps revealed in this study </w:t>
      </w:r>
      <w:r w:rsidR="008C1D11">
        <w:rPr>
          <w:rFonts w:cstheme="minorHAnsi"/>
          <w:sz w:val="24"/>
          <w:szCs w:val="24"/>
        </w:rPr>
        <w:t>may</w:t>
      </w:r>
      <w:r w:rsidR="002310BE">
        <w:rPr>
          <w:rFonts w:cstheme="minorHAnsi"/>
          <w:sz w:val="24"/>
          <w:szCs w:val="24"/>
        </w:rPr>
        <w:t xml:space="preserve"> </w:t>
      </w:r>
      <w:r w:rsidR="008C1D11">
        <w:rPr>
          <w:rFonts w:cstheme="minorHAnsi"/>
          <w:sz w:val="24"/>
          <w:szCs w:val="24"/>
        </w:rPr>
        <w:t>justify fuel characterization in non-forest vegetation types and inform future sampling campaigns</w:t>
      </w:r>
      <w:r w:rsidR="002310BE">
        <w:rPr>
          <w:rFonts w:cstheme="minorHAnsi"/>
          <w:sz w:val="24"/>
          <w:szCs w:val="24"/>
        </w:rPr>
        <w:t>.</w:t>
      </w:r>
      <w:r w:rsidR="00186576">
        <w:rPr>
          <w:rFonts w:cstheme="minorHAnsi"/>
          <w:sz w:val="24"/>
          <w:szCs w:val="24"/>
        </w:rPr>
        <w:t xml:space="preserve"> Some of the grassland and shrubland EVT groups may have low record counts because vegetation descriptions were insufficient for specific group assignments. For example, </w:t>
      </w:r>
      <w:r w:rsidR="00B11CAE">
        <w:rPr>
          <w:rFonts w:cstheme="minorHAnsi"/>
          <w:sz w:val="24"/>
          <w:szCs w:val="24"/>
        </w:rPr>
        <w:t>of the 5 most common shrubland types, we only had sufficient record counts to provide distribution fits for big sa</w:t>
      </w:r>
      <w:r w:rsidR="00403BF3">
        <w:rPr>
          <w:rFonts w:cstheme="minorHAnsi"/>
          <w:sz w:val="24"/>
          <w:szCs w:val="24"/>
        </w:rPr>
        <w:t>gebrush and mesquite shrublands; s</w:t>
      </w:r>
      <w:r w:rsidR="00B11CAE">
        <w:rPr>
          <w:rFonts w:cstheme="minorHAnsi"/>
          <w:sz w:val="24"/>
          <w:szCs w:val="24"/>
        </w:rPr>
        <w:t>alt desert, willow and devel</w:t>
      </w:r>
      <w:r w:rsidR="00403BF3">
        <w:rPr>
          <w:rFonts w:cstheme="minorHAnsi"/>
          <w:sz w:val="24"/>
          <w:szCs w:val="24"/>
        </w:rPr>
        <w:t xml:space="preserve">oped upland shrubland EVT groups are all sparsely represented in the fuel loading database. </w:t>
      </w:r>
      <w:r w:rsidR="008C1D11">
        <w:rPr>
          <w:rFonts w:cstheme="minorHAnsi"/>
          <w:sz w:val="24"/>
          <w:szCs w:val="24"/>
        </w:rPr>
        <w:t>Agricultural EVT groups comprise a large percentage of US land area and are not currently represented in the database. Fuel loading records are needed to represent pasturelands, row crows and wheat fields in particular. Of the major forest types, plantations and white spruce forests and woodlands lack sufficient records.</w:t>
      </w:r>
      <w:r w:rsidR="009E6C09">
        <w:rPr>
          <w:rFonts w:cstheme="minorHAnsi"/>
          <w:sz w:val="24"/>
          <w:szCs w:val="24"/>
        </w:rPr>
        <w:t xml:space="preserve"> </w:t>
      </w:r>
      <w:r w:rsidR="008C1D11">
        <w:rPr>
          <w:rFonts w:cstheme="minorHAnsi"/>
          <w:sz w:val="24"/>
          <w:szCs w:val="24"/>
        </w:rPr>
        <w:t>Another issue with low representation of many EVT groups is the lack of specification in vegetation types and associated descriptive data. O</w:t>
      </w:r>
      <w:r w:rsidR="00403BF3">
        <w:rPr>
          <w:rFonts w:cstheme="minorHAnsi"/>
          <w:sz w:val="24"/>
          <w:szCs w:val="24"/>
        </w:rPr>
        <w:t xml:space="preserve">f the 6 most common grassland types (developed, shortgrass prairie, mixed grass prairie, upland herbaceous and tussock tundra and grassland), only mixed grass prairie and grassland EVT groups are currently supported in the database. </w:t>
      </w:r>
      <w:r w:rsidR="008C1D11">
        <w:rPr>
          <w:rFonts w:cstheme="minorHAnsi"/>
          <w:sz w:val="24"/>
          <w:szCs w:val="24"/>
        </w:rPr>
        <w:t>T</w:t>
      </w:r>
      <w:r w:rsidR="00612C2F">
        <w:rPr>
          <w:rFonts w:cstheme="minorHAnsi"/>
          <w:sz w:val="24"/>
          <w:szCs w:val="24"/>
        </w:rPr>
        <w:t>h</w:t>
      </w:r>
      <w:r w:rsidR="00403BF3">
        <w:rPr>
          <w:rFonts w:cstheme="minorHAnsi"/>
          <w:sz w:val="24"/>
          <w:szCs w:val="24"/>
        </w:rPr>
        <w:t>ere are over 500 generic grassland records</w:t>
      </w:r>
      <w:r w:rsidR="00612C2F">
        <w:rPr>
          <w:rFonts w:cstheme="minorHAnsi"/>
          <w:sz w:val="24"/>
          <w:szCs w:val="24"/>
        </w:rPr>
        <w:t xml:space="preserve">, </w:t>
      </w:r>
      <w:r w:rsidR="008C1D11">
        <w:rPr>
          <w:rFonts w:cstheme="minorHAnsi"/>
          <w:sz w:val="24"/>
          <w:szCs w:val="24"/>
        </w:rPr>
        <w:t xml:space="preserve">and </w:t>
      </w:r>
      <w:r w:rsidR="00612C2F">
        <w:rPr>
          <w:rFonts w:cstheme="minorHAnsi"/>
          <w:sz w:val="24"/>
          <w:szCs w:val="24"/>
        </w:rPr>
        <w:t>a major improvement to the database would be to im</w:t>
      </w:r>
      <w:r w:rsidR="008C1D11">
        <w:rPr>
          <w:rFonts w:cstheme="minorHAnsi"/>
          <w:sz w:val="24"/>
          <w:szCs w:val="24"/>
        </w:rPr>
        <w:t xml:space="preserve">prove the specificity of these records so that they could be binned within specific </w:t>
      </w:r>
      <w:r w:rsidR="00612C2F">
        <w:rPr>
          <w:rFonts w:cstheme="minorHAnsi"/>
          <w:sz w:val="24"/>
          <w:szCs w:val="24"/>
        </w:rPr>
        <w:t xml:space="preserve">grassland EVT groups. In some cases, this might be possible by additional geospatial analysis of plot locations and assignment of likely vegetation. </w:t>
      </w:r>
    </w:p>
    <w:p w14:paraId="2517120E" w14:textId="011C7357" w:rsidR="00CB097E" w:rsidRDefault="00CB097E" w:rsidP="00CC6559">
      <w:pPr>
        <w:rPr>
          <w:ins w:id="156" w:author="Maureen C Kennedy" w:date="2018-11-13T13:34:00Z"/>
          <w:rFonts w:cstheme="minorHAnsi"/>
          <w:sz w:val="24"/>
          <w:szCs w:val="24"/>
        </w:rPr>
      </w:pPr>
    </w:p>
    <w:p w14:paraId="3B817253" w14:textId="089925C0" w:rsidR="00CB097E" w:rsidRDefault="00CB097E" w:rsidP="00CC6559">
      <w:pPr>
        <w:rPr>
          <w:ins w:id="157" w:author="Maureen C Kennedy" w:date="2018-11-13T13:34:00Z"/>
          <w:rFonts w:cstheme="minorHAnsi"/>
          <w:sz w:val="24"/>
          <w:szCs w:val="24"/>
        </w:rPr>
      </w:pPr>
      <w:ins w:id="158" w:author="Maureen C Kennedy" w:date="2018-11-13T13:38:00Z">
        <w:r>
          <w:rPr>
            <w:rFonts w:cstheme="minorHAnsi"/>
            <w:sz w:val="24"/>
            <w:szCs w:val="24"/>
          </w:rPr>
          <w:t>D</w:t>
        </w:r>
      </w:ins>
      <w:ins w:id="159" w:author="Maureen C Kennedy" w:date="2018-11-13T13:34:00Z">
        <w:r>
          <w:rPr>
            <w:rFonts w:cstheme="minorHAnsi"/>
            <w:sz w:val="24"/>
            <w:szCs w:val="24"/>
          </w:rPr>
          <w:t>atabase uses</w:t>
        </w:r>
      </w:ins>
    </w:p>
    <w:p w14:paraId="2978F7C2" w14:textId="20C587C6" w:rsidR="00CB097E" w:rsidDel="00CB097E" w:rsidRDefault="00CB097E" w:rsidP="00CC6559">
      <w:pPr>
        <w:rPr>
          <w:del w:id="160" w:author="Maureen C Kennedy" w:date="2018-11-13T13:35:00Z"/>
          <w:rFonts w:cstheme="minorHAnsi"/>
          <w:sz w:val="24"/>
          <w:szCs w:val="24"/>
        </w:rPr>
      </w:pPr>
    </w:p>
    <w:p w14:paraId="4FF9CD30" w14:textId="3BD9028F" w:rsidR="00CB097E" w:rsidDel="00A562D4" w:rsidRDefault="008C1D11" w:rsidP="00A562D4">
      <w:pPr>
        <w:ind w:firstLine="720"/>
        <w:rPr>
          <w:del w:id="161" w:author="Susan Prichard" w:date="2018-11-14T18:45:00Z"/>
          <w:rFonts w:cstheme="minorHAnsi"/>
          <w:sz w:val="24"/>
          <w:szCs w:val="24"/>
        </w:rPr>
      </w:pPr>
      <w:r>
        <w:rPr>
          <w:rFonts w:cstheme="minorHAnsi"/>
          <w:sz w:val="24"/>
          <w:szCs w:val="24"/>
        </w:rPr>
        <w:t xml:space="preserve">Even with </w:t>
      </w:r>
      <w:del w:id="162" w:author="Maureen C Kennedy" w:date="2018-11-13T13:35:00Z">
        <w:r w:rsidDel="00CB097E">
          <w:rPr>
            <w:rFonts w:cstheme="minorHAnsi"/>
            <w:sz w:val="24"/>
            <w:szCs w:val="24"/>
          </w:rPr>
          <w:delText xml:space="preserve">these </w:delText>
        </w:r>
      </w:del>
      <w:ins w:id="163" w:author="Maureen C Kennedy" w:date="2018-11-13T13:35:00Z">
        <w:r w:rsidR="00CB097E">
          <w:rPr>
            <w:rFonts w:cstheme="minorHAnsi"/>
            <w:sz w:val="24"/>
            <w:szCs w:val="24"/>
          </w:rPr>
          <w:t xml:space="preserve">the </w:t>
        </w:r>
      </w:ins>
      <w:del w:id="164" w:author="Maureen C Kennedy" w:date="2018-11-13T13:35:00Z">
        <w:r w:rsidDel="00CB097E">
          <w:rPr>
            <w:rFonts w:cstheme="minorHAnsi"/>
            <w:sz w:val="24"/>
            <w:szCs w:val="24"/>
          </w:rPr>
          <w:delText xml:space="preserve">identified </w:delText>
        </w:r>
      </w:del>
      <w:r>
        <w:rPr>
          <w:rFonts w:cstheme="minorHAnsi"/>
          <w:sz w:val="24"/>
          <w:szCs w:val="24"/>
        </w:rPr>
        <w:t>data gaps</w:t>
      </w:r>
      <w:ins w:id="165" w:author="Maureen C Kennedy" w:date="2018-11-13T13:35:00Z">
        <w:r w:rsidR="00CB097E">
          <w:rPr>
            <w:rFonts w:cstheme="minorHAnsi"/>
            <w:sz w:val="24"/>
            <w:szCs w:val="24"/>
          </w:rPr>
          <w:t xml:space="preserve"> identified in this manuscript</w:t>
        </w:r>
      </w:ins>
      <w:r>
        <w:rPr>
          <w:rFonts w:cstheme="minorHAnsi"/>
          <w:sz w:val="24"/>
          <w:szCs w:val="24"/>
        </w:rPr>
        <w:t>, the fuel loading d</w:t>
      </w:r>
      <w:ins w:id="166" w:author="Susan Prichard" w:date="2018-11-14T18:42:00Z">
        <w:r w:rsidR="0059679A">
          <w:rPr>
            <w:rFonts w:cstheme="minorHAnsi"/>
            <w:sz w:val="24"/>
            <w:szCs w:val="24"/>
          </w:rPr>
          <w:t xml:space="preserve">ataset </w:t>
        </w:r>
      </w:ins>
      <w:del w:id="167" w:author="Susan Prichard" w:date="2018-11-14T18:42:00Z">
        <w:r w:rsidDel="0059679A">
          <w:rPr>
            <w:rFonts w:cstheme="minorHAnsi"/>
            <w:sz w:val="24"/>
            <w:szCs w:val="24"/>
          </w:rPr>
          <w:delText xml:space="preserve">atabase </w:delText>
        </w:r>
      </w:del>
      <w:r>
        <w:rPr>
          <w:rFonts w:cstheme="minorHAnsi"/>
          <w:sz w:val="24"/>
          <w:szCs w:val="24"/>
        </w:rPr>
        <w:t xml:space="preserve">should be immediately useful for </w:t>
      </w:r>
      <w:del w:id="168" w:author="Maureen C Kennedy" w:date="2018-11-13T13:35:00Z">
        <w:r w:rsidDel="00CB097E">
          <w:rPr>
            <w:rFonts w:cstheme="minorHAnsi"/>
            <w:sz w:val="24"/>
            <w:szCs w:val="24"/>
          </w:rPr>
          <w:delText xml:space="preserve">estimating </w:delText>
        </w:r>
      </w:del>
      <w:del w:id="169" w:author="Maureen C Kennedy" w:date="2018-11-13T12:07:00Z">
        <w:r w:rsidDel="004232CA">
          <w:rPr>
            <w:rFonts w:cstheme="minorHAnsi"/>
            <w:sz w:val="24"/>
            <w:szCs w:val="24"/>
          </w:rPr>
          <w:delText xml:space="preserve">error </w:delText>
        </w:r>
      </w:del>
      <w:ins w:id="170" w:author="Maureen C Kennedy" w:date="2018-11-13T13:35:00Z">
        <w:r w:rsidR="00CB097E">
          <w:rPr>
            <w:rFonts w:cstheme="minorHAnsi"/>
            <w:sz w:val="24"/>
            <w:szCs w:val="24"/>
          </w:rPr>
          <w:t>applications including</w:t>
        </w:r>
      </w:ins>
      <w:ins w:id="171" w:author="Maureen C Kennedy" w:date="2018-11-13T12:07:00Z">
        <w:r w:rsidR="004232CA">
          <w:rPr>
            <w:rFonts w:cstheme="minorHAnsi"/>
            <w:sz w:val="24"/>
            <w:szCs w:val="24"/>
          </w:rPr>
          <w:t xml:space="preserve"> </w:t>
        </w:r>
      </w:ins>
      <w:del w:id="172" w:author="Maureen C Kennedy" w:date="2018-11-13T13:35:00Z">
        <w:r w:rsidDel="00CB097E">
          <w:rPr>
            <w:rFonts w:cstheme="minorHAnsi"/>
            <w:sz w:val="24"/>
            <w:szCs w:val="24"/>
          </w:rPr>
          <w:delText xml:space="preserve">in </w:delText>
        </w:r>
      </w:del>
      <w:r>
        <w:rPr>
          <w:rFonts w:cstheme="minorHAnsi"/>
          <w:sz w:val="24"/>
          <w:szCs w:val="24"/>
        </w:rPr>
        <w:t>carbon</w:t>
      </w:r>
      <w:ins w:id="173" w:author="Susan Prichard" w:date="2018-11-14T18:43:00Z">
        <w:r w:rsidR="0059679A">
          <w:rPr>
            <w:rFonts w:cstheme="minorHAnsi"/>
            <w:sz w:val="24"/>
            <w:szCs w:val="24"/>
          </w:rPr>
          <w:t>, fire hazard assessments,</w:t>
        </w:r>
      </w:ins>
      <w:r>
        <w:rPr>
          <w:rFonts w:cstheme="minorHAnsi"/>
          <w:sz w:val="24"/>
          <w:szCs w:val="24"/>
        </w:rPr>
        <w:t xml:space="preserve"> and emissions inventories.</w:t>
      </w:r>
      <w:ins w:id="174" w:author="Maureen C Kennedy" w:date="2018-11-13T13:35:00Z">
        <w:r w:rsidR="00CB097E">
          <w:rPr>
            <w:rFonts w:cstheme="minorHAnsi"/>
            <w:sz w:val="24"/>
            <w:szCs w:val="24"/>
          </w:rPr>
          <w:t xml:space="preserve"> </w:t>
        </w:r>
      </w:ins>
      <w:ins w:id="175" w:author="Susan Prichard" w:date="2018-11-14T18:44:00Z">
        <w:r w:rsidR="00A562D4">
          <w:rPr>
            <w:rFonts w:cstheme="minorHAnsi"/>
            <w:sz w:val="24"/>
            <w:szCs w:val="24"/>
          </w:rPr>
          <w:t>The database and fitted distributions allow for three ma</w:t>
        </w:r>
      </w:ins>
      <w:ins w:id="176" w:author="Susan Prichard" w:date="2018-11-14T19:06:00Z">
        <w:r w:rsidR="005A495B">
          <w:rPr>
            <w:rFonts w:cstheme="minorHAnsi"/>
            <w:sz w:val="24"/>
            <w:szCs w:val="24"/>
          </w:rPr>
          <w:t>jor</w:t>
        </w:r>
      </w:ins>
      <w:ins w:id="177" w:author="Susan Prichard" w:date="2018-11-14T18:44:00Z">
        <w:r w:rsidR="00A562D4">
          <w:rPr>
            <w:rFonts w:cstheme="minorHAnsi"/>
            <w:sz w:val="24"/>
            <w:szCs w:val="24"/>
          </w:rPr>
          <w:t xml:space="preserve"> advances</w:t>
        </w:r>
      </w:ins>
      <w:ins w:id="178" w:author="Susan Prichard" w:date="2018-11-14T19:06:00Z">
        <w:r w:rsidR="005A495B">
          <w:rPr>
            <w:rFonts w:cstheme="minorHAnsi"/>
            <w:sz w:val="24"/>
            <w:szCs w:val="24"/>
          </w:rPr>
          <w:t xml:space="preserve"> in fuel characterization</w:t>
        </w:r>
      </w:ins>
      <w:ins w:id="179" w:author="Maureen C Kennedy" w:date="2018-11-13T13:35:00Z">
        <w:del w:id="180" w:author="Susan Prichard" w:date="2018-11-14T15:53:00Z">
          <w:r w:rsidR="00CB097E" w:rsidDel="00770EDA">
            <w:rPr>
              <w:rFonts w:cstheme="minorHAnsi"/>
              <w:sz w:val="24"/>
              <w:szCs w:val="24"/>
            </w:rPr>
            <w:delText>There a</w:delText>
          </w:r>
        </w:del>
        <w:del w:id="181" w:author="Susan Prichard" w:date="2018-11-14T18:43:00Z">
          <w:r w:rsidR="00CB097E" w:rsidDel="0059679A">
            <w:rPr>
              <w:rFonts w:cstheme="minorHAnsi"/>
              <w:sz w:val="24"/>
              <w:szCs w:val="24"/>
            </w:rPr>
            <w:delText xml:space="preserve">re three main </w:delText>
          </w:r>
        </w:del>
        <w:del w:id="182" w:author="Susan Prichard" w:date="2018-11-14T18:37:00Z">
          <w:r w:rsidR="00CB097E" w:rsidDel="00984633">
            <w:rPr>
              <w:rFonts w:cstheme="minorHAnsi"/>
              <w:sz w:val="24"/>
              <w:szCs w:val="24"/>
            </w:rPr>
            <w:delText>uses</w:delText>
          </w:r>
        </w:del>
        <w:del w:id="183" w:author="Susan Prichard" w:date="2018-11-14T18:43:00Z">
          <w:r w:rsidR="00CB097E" w:rsidDel="0059679A">
            <w:rPr>
              <w:rFonts w:cstheme="minorHAnsi"/>
              <w:sz w:val="24"/>
              <w:szCs w:val="24"/>
            </w:rPr>
            <w:delText xml:space="preserve"> </w:delText>
          </w:r>
        </w:del>
        <w:del w:id="184" w:author="Susan Prichard" w:date="2018-11-14T15:54:00Z">
          <w:r w:rsidR="00CB097E" w:rsidDel="00770EDA">
            <w:rPr>
              <w:rFonts w:cstheme="minorHAnsi"/>
              <w:sz w:val="24"/>
              <w:szCs w:val="24"/>
            </w:rPr>
            <w:delText xml:space="preserve">that </w:delText>
          </w:r>
        </w:del>
        <w:del w:id="185" w:author="Susan Prichard" w:date="2018-11-14T15:53:00Z">
          <w:r w:rsidR="00CB097E" w:rsidDel="00770EDA">
            <w:rPr>
              <w:rFonts w:cstheme="minorHAnsi"/>
              <w:sz w:val="24"/>
              <w:szCs w:val="24"/>
            </w:rPr>
            <w:delText>we see</w:delText>
          </w:r>
        </w:del>
      </w:ins>
      <w:ins w:id="186" w:author="Maureen C Kennedy" w:date="2018-11-13T13:38:00Z">
        <w:del w:id="187" w:author="Susan Prichard" w:date="2018-11-14T15:53:00Z">
          <w:r w:rsidR="00CB097E" w:rsidDel="00770EDA">
            <w:rPr>
              <w:rFonts w:cstheme="minorHAnsi"/>
              <w:sz w:val="24"/>
              <w:szCs w:val="24"/>
            </w:rPr>
            <w:delText xml:space="preserve"> this database being of immediate use</w:delText>
          </w:r>
        </w:del>
      </w:ins>
      <w:ins w:id="188" w:author="Susan Prichard" w:date="2018-11-14T19:06:00Z">
        <w:r w:rsidR="005A495B">
          <w:rPr>
            <w:rFonts w:cstheme="minorHAnsi"/>
            <w:sz w:val="24"/>
            <w:szCs w:val="24"/>
          </w:rPr>
          <w:t>:</w:t>
        </w:r>
      </w:ins>
      <w:ins w:id="189" w:author="Maureen C Kennedy" w:date="2018-11-13T13:47:00Z">
        <w:del w:id="190" w:author="Susan Prichard" w:date="2018-11-14T19:06:00Z">
          <w:r w:rsidR="00E64B69" w:rsidDel="005A495B">
            <w:rPr>
              <w:rFonts w:cstheme="minorHAnsi"/>
              <w:sz w:val="24"/>
              <w:szCs w:val="24"/>
            </w:rPr>
            <w:delText>.</w:delText>
          </w:r>
        </w:del>
      </w:ins>
      <w:del w:id="191" w:author="Susan Prichard" w:date="2018-11-14T19:06:00Z">
        <w:r w:rsidDel="005A495B">
          <w:rPr>
            <w:rFonts w:cstheme="minorHAnsi"/>
            <w:sz w:val="24"/>
            <w:szCs w:val="24"/>
          </w:rPr>
          <w:delText xml:space="preserve"> </w:delText>
        </w:r>
      </w:del>
    </w:p>
    <w:p w14:paraId="73E4C1C1" w14:textId="77777777" w:rsidR="00A562D4" w:rsidRDefault="00A562D4" w:rsidP="008C1D11">
      <w:pPr>
        <w:ind w:firstLine="720"/>
        <w:rPr>
          <w:ins w:id="192" w:author="Susan Prichard" w:date="2018-11-14T18:45:00Z"/>
          <w:rFonts w:cstheme="minorHAnsi"/>
          <w:sz w:val="24"/>
          <w:szCs w:val="24"/>
        </w:rPr>
      </w:pPr>
    </w:p>
    <w:p w14:paraId="174854C7" w14:textId="20B2D0A7" w:rsidR="00CB097E" w:rsidDel="0059679A" w:rsidRDefault="00A562D4" w:rsidP="00A562D4">
      <w:pPr>
        <w:tabs>
          <w:tab w:val="left" w:pos="540"/>
        </w:tabs>
        <w:rPr>
          <w:ins w:id="193" w:author="Maureen C Kennedy" w:date="2018-11-13T13:38:00Z"/>
          <w:del w:id="194" w:author="Susan Prichard" w:date="2018-11-14T18:39:00Z"/>
          <w:rFonts w:cstheme="minorHAnsi"/>
          <w:sz w:val="24"/>
          <w:szCs w:val="24"/>
        </w:rPr>
        <w:pPrChange w:id="195" w:author="Susan Prichard" w:date="2018-11-14T18:45:00Z">
          <w:pPr>
            <w:ind w:firstLine="720"/>
          </w:pPr>
        </w:pPrChange>
      </w:pPr>
      <w:ins w:id="196" w:author="Susan Prichard" w:date="2018-11-14T18:45:00Z">
        <w:r>
          <w:rPr>
            <w:rFonts w:cstheme="minorHAnsi"/>
            <w:sz w:val="24"/>
            <w:szCs w:val="24"/>
          </w:rPr>
          <w:t xml:space="preserve">1) </w:t>
        </w:r>
      </w:ins>
    </w:p>
    <w:p w14:paraId="7BB0F212" w14:textId="06D502FD" w:rsidR="00A562D4" w:rsidDel="00A562D4" w:rsidRDefault="00CB097E">
      <w:pPr>
        <w:rPr>
          <w:del w:id="197" w:author="Susan Prichard" w:date="2018-11-14T18:45:00Z"/>
          <w:rFonts w:cstheme="minorHAnsi"/>
          <w:sz w:val="24"/>
          <w:szCs w:val="24"/>
        </w:rPr>
      </w:pPr>
      <w:ins w:id="198" w:author="Maureen C Kennedy" w:date="2018-11-13T13:38:00Z">
        <w:del w:id="199" w:author="Susan Prichard" w:date="2018-11-14T18:39:00Z">
          <w:r w:rsidDel="0059679A">
            <w:rPr>
              <w:rFonts w:cstheme="minorHAnsi"/>
              <w:sz w:val="24"/>
              <w:szCs w:val="24"/>
            </w:rPr>
            <w:delText>1.</w:delText>
          </w:r>
        </w:del>
        <w:r>
          <w:rPr>
            <w:rFonts w:cstheme="minorHAnsi"/>
            <w:sz w:val="24"/>
            <w:szCs w:val="24"/>
          </w:rPr>
          <w:t xml:space="preserve"> </w:t>
        </w:r>
        <w:r w:rsidR="00E64B69">
          <w:rPr>
            <w:rFonts w:cstheme="minorHAnsi"/>
            <w:sz w:val="24"/>
            <w:szCs w:val="24"/>
          </w:rPr>
          <w:t xml:space="preserve">By using distributions of fuel loading for a vegetation type rather </w:t>
        </w:r>
      </w:ins>
      <w:ins w:id="200" w:author="Maureen C Kennedy" w:date="2018-11-13T13:39:00Z">
        <w:r w:rsidR="00E64B69">
          <w:rPr>
            <w:rFonts w:cstheme="minorHAnsi"/>
            <w:sz w:val="24"/>
            <w:szCs w:val="24"/>
          </w:rPr>
          <w:t>than</w:t>
        </w:r>
      </w:ins>
      <w:ins w:id="201" w:author="Maureen C Kennedy" w:date="2018-11-13T13:38:00Z">
        <w:r w:rsidR="00E64B69">
          <w:rPr>
            <w:rFonts w:cstheme="minorHAnsi"/>
            <w:sz w:val="24"/>
            <w:szCs w:val="24"/>
          </w:rPr>
          <w:t xml:space="preserve"> </w:t>
        </w:r>
      </w:ins>
      <w:ins w:id="202" w:author="Maureen C Kennedy" w:date="2018-11-13T13:39:00Z">
        <w:r w:rsidR="00E64B69">
          <w:rPr>
            <w:rFonts w:cstheme="minorHAnsi"/>
            <w:sz w:val="24"/>
            <w:szCs w:val="24"/>
          </w:rPr>
          <w:t>a point mapped estimate, a credible interval of emissions estimates or carbon account</w:t>
        </w:r>
      </w:ins>
      <w:ins w:id="203" w:author="Susan Prichard" w:date="2018-11-14T18:44:00Z">
        <w:r w:rsidR="00A562D4">
          <w:rPr>
            <w:rFonts w:cstheme="minorHAnsi"/>
            <w:sz w:val="24"/>
            <w:szCs w:val="24"/>
          </w:rPr>
          <w:t>ing</w:t>
        </w:r>
      </w:ins>
      <w:ins w:id="204" w:author="Maureen C Kennedy" w:date="2018-11-13T13:39:00Z">
        <w:del w:id="205" w:author="Susan Prichard" w:date="2018-11-14T18:44:00Z">
          <w:r w:rsidR="00E64B69" w:rsidDel="00A562D4">
            <w:rPr>
              <w:rFonts w:cstheme="minorHAnsi"/>
              <w:sz w:val="24"/>
              <w:szCs w:val="24"/>
            </w:rPr>
            <w:delText>s</w:delText>
          </w:r>
        </w:del>
        <w:r w:rsidR="00E64B69">
          <w:rPr>
            <w:rFonts w:cstheme="minorHAnsi"/>
            <w:sz w:val="24"/>
            <w:szCs w:val="24"/>
          </w:rPr>
          <w:t xml:space="preserve"> can be generated. The ability to calculate uncertainty bounds on model predictions gives users a </w:t>
        </w:r>
      </w:ins>
      <w:ins w:id="206" w:author="Maureen C Kennedy" w:date="2018-11-13T13:42:00Z">
        <w:r w:rsidR="00E64B69">
          <w:rPr>
            <w:rFonts w:cstheme="minorHAnsi"/>
            <w:sz w:val="24"/>
            <w:szCs w:val="24"/>
          </w:rPr>
          <w:t xml:space="preserve">better idea of a plausible range of model outputs rather than a single point estimate. </w:t>
        </w:r>
      </w:ins>
      <w:ins w:id="207" w:author="Maureen C Kennedy" w:date="2018-11-13T13:39:00Z">
        <w:r w:rsidR="00E64B69">
          <w:rPr>
            <w:rFonts w:cstheme="minorHAnsi"/>
            <w:sz w:val="24"/>
            <w:szCs w:val="24"/>
          </w:rPr>
          <w:t xml:space="preserve"> </w:t>
        </w:r>
      </w:ins>
    </w:p>
    <w:p w14:paraId="34E061CD" w14:textId="1F14D0AA" w:rsidR="00A562D4" w:rsidRDefault="00A562D4" w:rsidP="00A562D4">
      <w:pPr>
        <w:ind w:firstLine="720"/>
        <w:rPr>
          <w:ins w:id="208" w:author="Susan Prichard" w:date="2018-11-14T18:45:00Z"/>
          <w:rFonts w:cstheme="minorHAnsi"/>
          <w:sz w:val="24"/>
          <w:szCs w:val="24"/>
        </w:rPr>
      </w:pPr>
    </w:p>
    <w:p w14:paraId="1B320E5A" w14:textId="3C9E1A0B" w:rsidR="00B11CAE" w:rsidDel="00A562D4" w:rsidRDefault="00A562D4" w:rsidP="00A562D4">
      <w:pPr>
        <w:ind w:firstLine="720"/>
        <w:rPr>
          <w:del w:id="209" w:author="Susan Prichard" w:date="2018-11-14T18:45:00Z"/>
          <w:rFonts w:cstheme="minorHAnsi"/>
          <w:sz w:val="24"/>
          <w:szCs w:val="24"/>
        </w:rPr>
      </w:pPr>
      <w:ins w:id="210" w:author="Susan Prichard" w:date="2018-11-14T18:45:00Z">
        <w:r>
          <w:rPr>
            <w:rFonts w:cstheme="minorHAnsi"/>
            <w:sz w:val="24"/>
            <w:szCs w:val="24"/>
          </w:rPr>
          <w:t xml:space="preserve">2) </w:t>
        </w:r>
      </w:ins>
      <w:ins w:id="211" w:author="Maureen C Kennedy" w:date="2018-11-13T13:43:00Z">
        <w:del w:id="212" w:author="Susan Prichard" w:date="2018-11-14T18:45:00Z">
          <w:r w:rsidR="00E64B69" w:rsidDel="00A562D4">
            <w:rPr>
              <w:rFonts w:cstheme="minorHAnsi"/>
              <w:sz w:val="24"/>
              <w:szCs w:val="24"/>
            </w:rPr>
            <w:delText xml:space="preserve">2. </w:delText>
          </w:r>
        </w:del>
      </w:ins>
      <w:del w:id="213" w:author="Maureen C Kennedy" w:date="2018-11-13T13:12:00Z">
        <w:r w:rsidR="00A16ADE" w:rsidDel="00061C56">
          <w:rPr>
            <w:rFonts w:cstheme="minorHAnsi"/>
            <w:sz w:val="24"/>
            <w:szCs w:val="24"/>
          </w:rPr>
          <w:delText xml:space="preserve">As demonstrated by estimated of PM25 emissions, </w:delText>
        </w:r>
      </w:del>
      <w:del w:id="214" w:author="Maureen C Kennedy" w:date="2018-11-13T13:42:00Z">
        <w:r w:rsidR="00A16ADE" w:rsidDel="00E64B69">
          <w:rPr>
            <w:rFonts w:cstheme="minorHAnsi"/>
            <w:sz w:val="24"/>
            <w:szCs w:val="24"/>
          </w:rPr>
          <w:delText xml:space="preserve">fuel loading estimates and potential </w:delText>
        </w:r>
      </w:del>
      <w:del w:id="215" w:author="Maureen C Kennedy" w:date="2018-11-13T13:07:00Z">
        <w:r w:rsidR="00A16ADE" w:rsidDel="00061C56">
          <w:rPr>
            <w:rFonts w:cstheme="minorHAnsi"/>
            <w:sz w:val="24"/>
            <w:szCs w:val="24"/>
          </w:rPr>
          <w:delText xml:space="preserve">errors </w:delText>
        </w:r>
      </w:del>
      <w:del w:id="216" w:author="Maureen C Kennedy" w:date="2018-11-13T13:42:00Z">
        <w:r w:rsidR="00A16ADE" w:rsidDel="00E64B69">
          <w:rPr>
            <w:rFonts w:cstheme="minorHAnsi"/>
            <w:sz w:val="24"/>
            <w:szCs w:val="24"/>
          </w:rPr>
          <w:delText>associated with them</w:delText>
        </w:r>
      </w:del>
      <w:del w:id="217" w:author="Maureen C Kennedy" w:date="2018-11-13T13:12:00Z">
        <w:r w:rsidR="00A16ADE" w:rsidDel="00061C56">
          <w:rPr>
            <w:rFonts w:cstheme="minorHAnsi"/>
            <w:sz w:val="24"/>
            <w:szCs w:val="24"/>
          </w:rPr>
          <w:delText xml:space="preserve">, </w:delText>
        </w:r>
      </w:del>
      <w:del w:id="218" w:author="Maureen C Kennedy" w:date="2018-11-13T13:42:00Z">
        <w:r w:rsidR="00A16ADE" w:rsidDel="00E64B69">
          <w:rPr>
            <w:rFonts w:cstheme="minorHAnsi"/>
            <w:sz w:val="24"/>
            <w:szCs w:val="24"/>
          </w:rPr>
          <w:delText xml:space="preserve">strongly influence estimated emissions values. Fitted distributions can be used to provide </w:delText>
        </w:r>
      </w:del>
      <w:del w:id="219" w:author="Maureen C Kennedy" w:date="2018-11-13T13:07:00Z">
        <w:r w:rsidR="00A16ADE" w:rsidDel="00061C56">
          <w:rPr>
            <w:rFonts w:cstheme="minorHAnsi"/>
            <w:sz w:val="24"/>
            <w:szCs w:val="24"/>
          </w:rPr>
          <w:delText>ranges of values in</w:delText>
        </w:r>
      </w:del>
      <w:del w:id="220" w:author="Maureen C Kennedy" w:date="2018-11-13T13:42:00Z">
        <w:r w:rsidR="00A16ADE" w:rsidDel="00E64B69">
          <w:rPr>
            <w:rFonts w:cstheme="minorHAnsi"/>
            <w:sz w:val="24"/>
            <w:szCs w:val="24"/>
          </w:rPr>
          <w:delText xml:space="preserve"> emissions estimation or carbon</w:delText>
        </w:r>
      </w:del>
      <w:ins w:id="221" w:author="Maureen C Kennedy" w:date="2018-11-13T13:43:00Z">
        <w:r w:rsidR="00E64B69">
          <w:rPr>
            <w:rFonts w:cstheme="minorHAnsi"/>
            <w:sz w:val="24"/>
            <w:szCs w:val="24"/>
          </w:rPr>
          <w:t xml:space="preserve">The distributions of fuel loading  for major vegetation types </w:t>
        </w:r>
      </w:ins>
      <w:ins w:id="222" w:author="Maureen C Kennedy" w:date="2018-11-13T13:07:00Z">
        <w:r w:rsidR="00061C56">
          <w:rPr>
            <w:rFonts w:cstheme="minorHAnsi"/>
            <w:sz w:val="24"/>
            <w:szCs w:val="24"/>
          </w:rPr>
          <w:t xml:space="preserve">can also be used </w:t>
        </w:r>
      </w:ins>
      <w:del w:id="223" w:author="Maureen C Kennedy" w:date="2018-11-13T13:08:00Z">
        <w:r w:rsidR="00A16ADE" w:rsidDel="00061C56">
          <w:rPr>
            <w:rFonts w:cstheme="minorHAnsi"/>
            <w:sz w:val="24"/>
            <w:szCs w:val="24"/>
          </w:rPr>
          <w:delText xml:space="preserve"> </w:delText>
        </w:r>
      </w:del>
      <w:del w:id="224" w:author="Maureen C Kennedy" w:date="2018-11-09T14:55:00Z">
        <w:r w:rsidR="00A16ADE" w:rsidDel="006235B4">
          <w:rPr>
            <w:rFonts w:cstheme="minorHAnsi"/>
            <w:sz w:val="24"/>
            <w:szCs w:val="24"/>
          </w:rPr>
          <w:delText xml:space="preserve">(e.g., mean, standard deviation) </w:delText>
        </w:r>
      </w:del>
      <w:del w:id="225" w:author="Maureen C Kennedy" w:date="2018-11-13T13:08:00Z">
        <w:r w:rsidR="00A16ADE" w:rsidDel="00061C56">
          <w:rPr>
            <w:rFonts w:cstheme="minorHAnsi"/>
            <w:sz w:val="24"/>
            <w:szCs w:val="24"/>
          </w:rPr>
          <w:delText xml:space="preserve">and to also </w:delText>
        </w:r>
      </w:del>
      <w:r w:rsidR="00A16ADE">
        <w:rPr>
          <w:rFonts w:cstheme="minorHAnsi"/>
          <w:sz w:val="24"/>
          <w:szCs w:val="24"/>
        </w:rPr>
        <w:t xml:space="preserve">to evaluate potential errors in </w:t>
      </w:r>
      <w:ins w:id="226" w:author="Maureen C Kennedy" w:date="2018-11-09T14:55:00Z">
        <w:r w:rsidR="006235B4">
          <w:rPr>
            <w:rFonts w:cstheme="minorHAnsi"/>
            <w:sz w:val="24"/>
            <w:szCs w:val="24"/>
          </w:rPr>
          <w:t xml:space="preserve">point estimates given in </w:t>
        </w:r>
      </w:ins>
      <w:r w:rsidR="00A16ADE">
        <w:rPr>
          <w:rFonts w:cstheme="minorHAnsi"/>
          <w:sz w:val="24"/>
          <w:szCs w:val="24"/>
        </w:rPr>
        <w:t>current map products.</w:t>
      </w:r>
      <w:ins w:id="227" w:author="Maureen C Kennedy" w:date="2018-11-13T13:09:00Z">
        <w:r w:rsidR="00061C56">
          <w:rPr>
            <w:rFonts w:cstheme="minorHAnsi"/>
            <w:sz w:val="24"/>
            <w:szCs w:val="24"/>
          </w:rPr>
          <w:t xml:space="preserve"> Mapped values can be</w:t>
        </w:r>
      </w:ins>
      <w:ins w:id="228" w:author="Maureen C Kennedy" w:date="2018-11-13T13:10:00Z">
        <w:r w:rsidR="00061C56">
          <w:rPr>
            <w:rFonts w:cstheme="minorHAnsi"/>
            <w:sz w:val="24"/>
            <w:szCs w:val="24"/>
          </w:rPr>
          <w:t xml:space="preserve"> assessed by</w:t>
        </w:r>
      </w:ins>
      <w:ins w:id="229" w:author="Maureen C Kennedy" w:date="2018-11-13T13:09:00Z">
        <w:r w:rsidR="00061C56">
          <w:rPr>
            <w:rFonts w:cstheme="minorHAnsi"/>
            <w:sz w:val="24"/>
            <w:szCs w:val="24"/>
          </w:rPr>
          <w:t xml:space="preserve"> </w:t>
        </w:r>
      </w:ins>
      <w:ins w:id="230" w:author="Maureen C Kennedy" w:date="2018-11-13T13:10:00Z">
        <w:r w:rsidR="00061C56">
          <w:rPr>
            <w:rFonts w:cstheme="minorHAnsi"/>
            <w:sz w:val="24"/>
            <w:szCs w:val="24"/>
          </w:rPr>
          <w:t>comparing them</w:t>
        </w:r>
      </w:ins>
      <w:ins w:id="231" w:author="Maureen C Kennedy" w:date="2018-11-13T13:09:00Z">
        <w:r w:rsidR="00061C56">
          <w:rPr>
            <w:rFonts w:cstheme="minorHAnsi"/>
            <w:sz w:val="24"/>
            <w:szCs w:val="24"/>
          </w:rPr>
          <w:t xml:space="preserve"> to </w:t>
        </w:r>
      </w:ins>
      <w:del w:id="232" w:author="Maureen C Kennedy" w:date="2018-11-13T13:09:00Z">
        <w:r w:rsidR="00A16ADE" w:rsidDel="00061C56">
          <w:rPr>
            <w:rFonts w:cstheme="minorHAnsi"/>
            <w:sz w:val="24"/>
            <w:szCs w:val="24"/>
          </w:rPr>
          <w:delText xml:space="preserve"> </w:delText>
        </w:r>
        <w:r w:rsidR="008C1D11" w:rsidDel="00061C56">
          <w:rPr>
            <w:rFonts w:cstheme="minorHAnsi"/>
            <w:sz w:val="24"/>
            <w:szCs w:val="24"/>
          </w:rPr>
          <w:delText xml:space="preserve">As demonstrated in our comparisons with mapped estimates, the </w:delText>
        </w:r>
      </w:del>
      <w:r w:rsidR="008C1D11">
        <w:rPr>
          <w:rFonts w:cstheme="minorHAnsi"/>
          <w:sz w:val="24"/>
          <w:szCs w:val="24"/>
        </w:rPr>
        <w:t xml:space="preserve">distribution </w:t>
      </w:r>
      <w:del w:id="233" w:author="Maureen C Kennedy" w:date="2018-11-13T13:10:00Z">
        <w:r w:rsidR="008C1D11" w:rsidDel="00061C56">
          <w:rPr>
            <w:rFonts w:cstheme="minorHAnsi"/>
            <w:sz w:val="24"/>
            <w:szCs w:val="24"/>
          </w:rPr>
          <w:delText>fits</w:delText>
        </w:r>
      </w:del>
      <w:ins w:id="234" w:author="Maureen C Kennedy" w:date="2018-11-13T13:10:00Z">
        <w:r w:rsidR="00061C56">
          <w:rPr>
            <w:rFonts w:cstheme="minorHAnsi"/>
            <w:sz w:val="24"/>
            <w:szCs w:val="24"/>
          </w:rPr>
          <w:t>estimates (Figure) to determine if the</w:t>
        </w:r>
      </w:ins>
      <w:ins w:id="235" w:author="Maureen C Kennedy" w:date="2018-11-13T13:09:00Z">
        <w:r w:rsidR="00061C56">
          <w:rPr>
            <w:rFonts w:cstheme="minorHAnsi"/>
            <w:sz w:val="24"/>
            <w:szCs w:val="24"/>
          </w:rPr>
          <w:t xml:space="preserve"> </w:t>
        </w:r>
      </w:ins>
      <w:del w:id="236" w:author="Maureen C Kennedy" w:date="2018-11-13T13:09:00Z">
        <w:r w:rsidR="008C1D11" w:rsidDel="00061C56">
          <w:rPr>
            <w:rFonts w:cstheme="minorHAnsi"/>
            <w:sz w:val="24"/>
            <w:szCs w:val="24"/>
          </w:rPr>
          <w:delText xml:space="preserve"> for the 64 EVT groups can be used to evaluate if </w:delText>
        </w:r>
      </w:del>
      <w:r w:rsidR="008C1D11">
        <w:rPr>
          <w:rFonts w:cstheme="minorHAnsi"/>
          <w:sz w:val="24"/>
          <w:szCs w:val="24"/>
        </w:rPr>
        <w:t xml:space="preserve">mapped values are </w:t>
      </w:r>
      <w:del w:id="237" w:author="Maureen C Kennedy" w:date="2018-11-13T13:09:00Z">
        <w:r w:rsidR="008C1D11" w:rsidDel="00061C56">
          <w:rPr>
            <w:rFonts w:cstheme="minorHAnsi"/>
            <w:sz w:val="24"/>
            <w:szCs w:val="24"/>
          </w:rPr>
          <w:delText xml:space="preserve">actually </w:delText>
        </w:r>
      </w:del>
      <w:r w:rsidR="008C1D11">
        <w:rPr>
          <w:rFonts w:cstheme="minorHAnsi"/>
          <w:sz w:val="24"/>
          <w:szCs w:val="24"/>
        </w:rPr>
        <w:t xml:space="preserve">representative of known EVT distributions. </w:t>
      </w:r>
      <w:ins w:id="238" w:author="Maureen C Kennedy" w:date="2018-11-13T13:10:00Z">
        <w:r w:rsidR="00061C56">
          <w:rPr>
            <w:rFonts w:cstheme="minorHAnsi"/>
            <w:sz w:val="24"/>
            <w:szCs w:val="24"/>
          </w:rPr>
          <w:t xml:space="preserve">For example, </w:t>
        </w:r>
      </w:ins>
      <w:del w:id="239" w:author="Maureen C Kennedy" w:date="2018-11-13T13:10:00Z">
        <w:r w:rsidR="008C1D11" w:rsidDel="00061C56">
          <w:rPr>
            <w:rFonts w:cstheme="minorHAnsi"/>
            <w:sz w:val="24"/>
            <w:szCs w:val="24"/>
          </w:rPr>
          <w:delText xml:space="preserve">In the case of </w:delText>
        </w:r>
      </w:del>
      <w:r w:rsidR="008C1D11">
        <w:rPr>
          <w:rFonts w:cstheme="minorHAnsi"/>
          <w:sz w:val="24"/>
          <w:szCs w:val="24"/>
        </w:rPr>
        <w:t>the</w:t>
      </w:r>
      <w:ins w:id="240" w:author="Maureen C Kennedy" w:date="2018-11-13T13:11:00Z">
        <w:r w:rsidR="00061C56">
          <w:rPr>
            <w:rFonts w:cstheme="minorHAnsi"/>
            <w:sz w:val="24"/>
            <w:szCs w:val="24"/>
          </w:rPr>
          <w:t xml:space="preserve"> FCCS</w:t>
        </w:r>
      </w:ins>
      <w:r w:rsidR="008C1D11">
        <w:rPr>
          <w:rFonts w:cstheme="minorHAnsi"/>
          <w:sz w:val="24"/>
          <w:szCs w:val="24"/>
        </w:rPr>
        <w:t xml:space="preserve"> mapped duff value for peatland forests</w:t>
      </w:r>
      <w:del w:id="241" w:author="Maureen C Kennedy" w:date="2018-11-13T13:11:00Z">
        <w:r w:rsidR="008C1D11" w:rsidDel="00061C56">
          <w:rPr>
            <w:rFonts w:cstheme="minorHAnsi"/>
            <w:sz w:val="24"/>
            <w:szCs w:val="24"/>
          </w:rPr>
          <w:delText>, this is clearly not the case</w:delText>
        </w:r>
      </w:del>
      <w:ins w:id="242" w:author="Maureen C Kennedy" w:date="2018-11-13T13:11:00Z">
        <w:r w:rsidR="00061C56">
          <w:rPr>
            <w:rFonts w:cstheme="minorHAnsi"/>
            <w:sz w:val="24"/>
            <w:szCs w:val="24"/>
          </w:rPr>
          <w:t xml:space="preserve"> is clearly not in the center of the distribution estimated here (Figure). </w:t>
        </w:r>
      </w:ins>
      <w:del w:id="243" w:author="Maureen C Kennedy" w:date="2018-11-13T13:11:00Z">
        <w:r w:rsidR="008C1D11" w:rsidDel="00061C56">
          <w:rPr>
            <w:rFonts w:cstheme="minorHAnsi"/>
            <w:sz w:val="24"/>
            <w:szCs w:val="24"/>
          </w:rPr>
          <w:delText>, and w</w:delText>
        </w:r>
      </w:del>
      <w:ins w:id="244" w:author="Maureen C Kennedy" w:date="2018-11-13T13:11:00Z">
        <w:r w:rsidR="00061C56">
          <w:rPr>
            <w:rFonts w:cstheme="minorHAnsi"/>
            <w:sz w:val="24"/>
            <w:szCs w:val="24"/>
          </w:rPr>
          <w:t>Given this discrepancy, w</w:t>
        </w:r>
      </w:ins>
      <w:r w:rsidR="008C1D11">
        <w:rPr>
          <w:rFonts w:cstheme="minorHAnsi"/>
          <w:sz w:val="24"/>
          <w:szCs w:val="24"/>
        </w:rPr>
        <w:t xml:space="preserve">e would recommend that the representative FCCS </w:t>
      </w:r>
      <w:proofErr w:type="spellStart"/>
      <w:r w:rsidR="008C1D11" w:rsidRPr="00A16ADE">
        <w:rPr>
          <w:rFonts w:cstheme="minorHAnsi"/>
          <w:sz w:val="24"/>
          <w:szCs w:val="24"/>
        </w:rPr>
        <w:t>fuelbed</w:t>
      </w:r>
      <w:proofErr w:type="spellEnd"/>
      <w:r w:rsidR="008C1D11" w:rsidRPr="00A16ADE">
        <w:rPr>
          <w:rFonts w:cstheme="minorHAnsi"/>
          <w:sz w:val="24"/>
          <w:szCs w:val="24"/>
        </w:rPr>
        <w:t xml:space="preserve"> (</w:t>
      </w:r>
      <w:r w:rsidR="00A16ADE" w:rsidRPr="00A16ADE">
        <w:rPr>
          <w:rFonts w:ascii="Calibri" w:eastAsia="Times New Roman" w:hAnsi="Calibri" w:cs="Calibri"/>
          <w:color w:val="000000"/>
          <w:sz w:val="24"/>
          <w:szCs w:val="24"/>
        </w:rPr>
        <w:t>FB279: Black spruce-larch-northern white cedar forest</w:t>
      </w:r>
      <w:r w:rsidR="008C1D11" w:rsidRPr="00A16ADE">
        <w:rPr>
          <w:rFonts w:cstheme="minorHAnsi"/>
          <w:sz w:val="24"/>
          <w:szCs w:val="24"/>
        </w:rPr>
        <w:t xml:space="preserve">) be </w:t>
      </w:r>
      <w:r w:rsidR="00A16ADE">
        <w:rPr>
          <w:rFonts w:cstheme="minorHAnsi"/>
          <w:sz w:val="24"/>
          <w:szCs w:val="24"/>
        </w:rPr>
        <w:t>modified to</w:t>
      </w:r>
      <w:r w:rsidR="008C1D11" w:rsidRPr="00A16ADE">
        <w:rPr>
          <w:rFonts w:cstheme="minorHAnsi"/>
          <w:sz w:val="24"/>
          <w:szCs w:val="24"/>
        </w:rPr>
        <w:t xml:space="preserve"> a more reasonable</w:t>
      </w:r>
      <w:r w:rsidR="008C1D11">
        <w:rPr>
          <w:rFonts w:cstheme="minorHAnsi"/>
          <w:sz w:val="24"/>
          <w:szCs w:val="24"/>
        </w:rPr>
        <w:t xml:space="preserve"> estimate</w:t>
      </w:r>
      <w:r w:rsidR="00A16ADE">
        <w:rPr>
          <w:rFonts w:cstheme="minorHAnsi"/>
          <w:sz w:val="24"/>
          <w:szCs w:val="24"/>
        </w:rPr>
        <w:t xml:space="preserve"> such as </w:t>
      </w:r>
      <w:r w:rsidR="00A16ADE">
        <w:rPr>
          <w:rFonts w:cstheme="minorHAnsi"/>
          <w:sz w:val="24"/>
          <w:szCs w:val="24"/>
        </w:rPr>
        <w:lastRenderedPageBreak/>
        <w:t>the reported Q2 value for peatland forests</w:t>
      </w:r>
      <w:r w:rsidR="008C1D11">
        <w:rPr>
          <w:rFonts w:cstheme="minorHAnsi"/>
          <w:sz w:val="24"/>
          <w:szCs w:val="24"/>
        </w:rPr>
        <w:t xml:space="preserve">. </w:t>
      </w:r>
      <w:ins w:id="245" w:author="Maureen C Kennedy" w:date="2018-11-13T13:13:00Z">
        <w:r w:rsidR="00061C56">
          <w:rPr>
            <w:rFonts w:cstheme="minorHAnsi"/>
            <w:sz w:val="24"/>
            <w:szCs w:val="24"/>
          </w:rPr>
          <w:t>Additional comparisons may point to other improvements in mapped products.</w:t>
        </w:r>
      </w:ins>
    </w:p>
    <w:p w14:paraId="1859DEF5" w14:textId="24DA5F39" w:rsidR="00A562D4" w:rsidRDefault="00A562D4" w:rsidP="00A562D4">
      <w:pPr>
        <w:ind w:firstLine="720"/>
        <w:rPr>
          <w:ins w:id="246" w:author="Susan Prichard" w:date="2018-11-14T18:46:00Z"/>
          <w:rFonts w:cstheme="minorHAnsi"/>
          <w:sz w:val="24"/>
          <w:szCs w:val="24"/>
        </w:rPr>
      </w:pPr>
    </w:p>
    <w:p w14:paraId="1922C727" w14:textId="17F5325E" w:rsidR="00E64B69" w:rsidDel="00A562D4" w:rsidRDefault="00A562D4">
      <w:pPr>
        <w:rPr>
          <w:ins w:id="247" w:author="Maureen C Kennedy" w:date="2018-11-13T13:43:00Z"/>
          <w:del w:id="248" w:author="Susan Prichard" w:date="2018-11-14T18:45:00Z"/>
          <w:rFonts w:cstheme="minorHAnsi"/>
          <w:sz w:val="24"/>
          <w:szCs w:val="24"/>
        </w:rPr>
        <w:pPrChange w:id="249" w:author="Maureen C Kennedy" w:date="2018-11-13T13:42:00Z">
          <w:pPr>
            <w:ind w:firstLine="720"/>
          </w:pPr>
        </w:pPrChange>
      </w:pPr>
      <w:ins w:id="250" w:author="Susan Prichard" w:date="2018-11-14T18:46:00Z">
        <w:r>
          <w:rPr>
            <w:rFonts w:cstheme="minorHAnsi"/>
            <w:sz w:val="24"/>
            <w:szCs w:val="24"/>
          </w:rPr>
          <w:t xml:space="preserve">3) </w:t>
        </w:r>
      </w:ins>
    </w:p>
    <w:p w14:paraId="1758001A" w14:textId="2608AC54" w:rsidR="00E64B69" w:rsidDel="00E64B69" w:rsidRDefault="00E64B69">
      <w:pPr>
        <w:rPr>
          <w:del w:id="251" w:author="Maureen C Kennedy" w:date="2018-11-13T13:43:00Z"/>
          <w:rFonts w:cstheme="minorHAnsi"/>
          <w:sz w:val="24"/>
          <w:szCs w:val="24"/>
        </w:rPr>
        <w:pPrChange w:id="252" w:author="Maureen C Kennedy" w:date="2018-11-13T13:42:00Z">
          <w:pPr>
            <w:ind w:firstLine="720"/>
          </w:pPr>
        </w:pPrChange>
      </w:pPr>
    </w:p>
    <w:p w14:paraId="233825F0" w14:textId="79B9A741" w:rsidR="005748B8" w:rsidRDefault="00E64B69" w:rsidP="00A562D4">
      <w:pPr>
        <w:ind w:firstLine="720"/>
        <w:rPr>
          <w:ins w:id="253" w:author="Maureen C Kennedy" w:date="2018-11-13T13:26:00Z"/>
          <w:rFonts w:cstheme="minorHAnsi"/>
          <w:sz w:val="24"/>
          <w:szCs w:val="24"/>
        </w:rPr>
      </w:pPr>
      <w:ins w:id="254" w:author="Maureen C Kennedy" w:date="2018-11-13T13:43:00Z">
        <w:del w:id="255" w:author="Susan Prichard" w:date="2018-11-14T18:45:00Z">
          <w:r w:rsidDel="00A562D4">
            <w:rPr>
              <w:rFonts w:cstheme="minorHAnsi"/>
              <w:sz w:val="24"/>
              <w:szCs w:val="24"/>
            </w:rPr>
            <w:delText xml:space="preserve">3. </w:delText>
          </w:r>
        </w:del>
      </w:ins>
      <w:r w:rsidR="003B2028">
        <w:rPr>
          <w:rFonts w:cstheme="minorHAnsi"/>
          <w:sz w:val="24"/>
          <w:szCs w:val="24"/>
        </w:rPr>
        <w:t>Providing distribution fits by major</w:t>
      </w:r>
      <w:r w:rsidR="00A16ADE">
        <w:rPr>
          <w:rFonts w:cstheme="minorHAnsi"/>
          <w:sz w:val="24"/>
          <w:szCs w:val="24"/>
        </w:rPr>
        <w:t xml:space="preserve"> fuel</w:t>
      </w:r>
      <w:r w:rsidR="003B2028">
        <w:rPr>
          <w:rFonts w:cstheme="minorHAnsi"/>
          <w:sz w:val="24"/>
          <w:szCs w:val="24"/>
        </w:rPr>
        <w:t xml:space="preserve"> category</w:t>
      </w:r>
      <w:r w:rsidR="00A16ADE">
        <w:rPr>
          <w:rFonts w:cstheme="minorHAnsi"/>
          <w:sz w:val="24"/>
          <w:szCs w:val="24"/>
        </w:rPr>
        <w:t xml:space="preserve"> can also help inform</w:t>
      </w:r>
      <w:ins w:id="256" w:author="Maureen C Kennedy" w:date="2018-11-13T13:26:00Z">
        <w:r w:rsidR="005748B8">
          <w:rPr>
            <w:rFonts w:cstheme="minorHAnsi"/>
            <w:sz w:val="24"/>
            <w:szCs w:val="24"/>
          </w:rPr>
          <w:t xml:space="preserve"> sensitivity and uncertainty analysis of fuels as inputs for evaluating </w:t>
        </w:r>
      </w:ins>
      <w:del w:id="257" w:author="Maureen C Kennedy" w:date="2018-11-13T13:26:00Z">
        <w:r w:rsidR="00A16ADE" w:rsidDel="005748B8">
          <w:rPr>
            <w:rFonts w:cstheme="minorHAnsi"/>
            <w:sz w:val="24"/>
            <w:szCs w:val="24"/>
          </w:rPr>
          <w:delText xml:space="preserve"> the relative importance of characterizing fuels for </w:delText>
        </w:r>
      </w:del>
      <w:r w:rsidR="003B2028">
        <w:rPr>
          <w:rFonts w:cstheme="minorHAnsi"/>
          <w:sz w:val="24"/>
          <w:szCs w:val="24"/>
        </w:rPr>
        <w:t xml:space="preserve">specific </w:t>
      </w:r>
      <w:r w:rsidR="00A16ADE">
        <w:rPr>
          <w:rFonts w:cstheme="minorHAnsi"/>
          <w:sz w:val="24"/>
          <w:szCs w:val="24"/>
        </w:rPr>
        <w:t>management objectives.</w:t>
      </w:r>
      <w:ins w:id="258" w:author="Maureen C Kennedy" w:date="2018-11-13T13:26:00Z">
        <w:r w:rsidR="005748B8">
          <w:rPr>
            <w:rFonts w:cstheme="minorHAnsi"/>
            <w:sz w:val="24"/>
            <w:szCs w:val="24"/>
          </w:rPr>
          <w:t xml:space="preserve"> </w:t>
        </w:r>
      </w:ins>
      <w:ins w:id="259" w:author="Maureen C Kennedy" w:date="2018-11-13T13:28:00Z">
        <w:r w:rsidR="00CB097E">
          <w:rPr>
            <w:rFonts w:cstheme="minorHAnsi"/>
            <w:sz w:val="24"/>
            <w:szCs w:val="24"/>
          </w:rPr>
          <w:t xml:space="preserve">For example, we can use the distribution estimates to understand how uncertainty in fuel loadings propagate to uncertainty in wildfire emissions. </w:t>
        </w:r>
      </w:ins>
      <w:ins w:id="260" w:author="Susan Prichard" w:date="2018-11-14T15:55:00Z">
        <w:r w:rsidR="00770EDA">
          <w:rPr>
            <w:rFonts w:cstheme="minorHAnsi"/>
            <w:sz w:val="24"/>
            <w:szCs w:val="24"/>
          </w:rPr>
          <w:t>For a given EVT group, a</w:t>
        </w:r>
      </w:ins>
      <w:ins w:id="261" w:author="Maureen C Kennedy" w:date="2018-11-13T13:28:00Z">
        <w:del w:id="262" w:author="Susan Prichard" w:date="2018-11-14T15:55:00Z">
          <w:r w:rsidR="00CB097E" w:rsidDel="00770EDA">
            <w:rPr>
              <w:rFonts w:cstheme="minorHAnsi"/>
              <w:sz w:val="24"/>
              <w:szCs w:val="24"/>
            </w:rPr>
            <w:delText>A</w:delText>
          </w:r>
        </w:del>
        <w:r w:rsidR="00CB097E">
          <w:rPr>
            <w:rFonts w:cstheme="minorHAnsi"/>
            <w:sz w:val="24"/>
            <w:szCs w:val="24"/>
          </w:rPr>
          <w:t xml:space="preserve"> sensitivity analysis</w:t>
        </w:r>
      </w:ins>
      <w:ins w:id="263" w:author="Maureen C Kennedy" w:date="2018-11-13T13:30:00Z">
        <w:r w:rsidR="00CB097E">
          <w:rPr>
            <w:rFonts w:cstheme="minorHAnsi"/>
            <w:sz w:val="24"/>
            <w:szCs w:val="24"/>
          </w:rPr>
          <w:t xml:space="preserve"> of fuel loading inputs to emissions models</w:t>
        </w:r>
      </w:ins>
      <w:ins w:id="264" w:author="Maureen C Kennedy" w:date="2018-11-13T13:28:00Z">
        <w:r w:rsidR="00CB097E">
          <w:rPr>
            <w:rFonts w:cstheme="minorHAnsi"/>
            <w:sz w:val="24"/>
            <w:szCs w:val="24"/>
          </w:rPr>
          <w:t xml:space="preserve"> can identify</w:t>
        </w:r>
        <w:del w:id="265" w:author="Susan Prichard" w:date="2018-11-14T15:55:00Z">
          <w:r w:rsidR="00CB097E" w:rsidDel="00770EDA">
            <w:rPr>
              <w:rFonts w:cstheme="minorHAnsi"/>
              <w:sz w:val="24"/>
              <w:szCs w:val="24"/>
            </w:rPr>
            <w:delText xml:space="preserve">, for a given EVT group, </w:delText>
          </w:r>
        </w:del>
      </w:ins>
      <w:ins w:id="266" w:author="Susan Prichard" w:date="2018-11-14T15:55:00Z">
        <w:r w:rsidR="00770EDA">
          <w:rPr>
            <w:rFonts w:cstheme="minorHAnsi"/>
            <w:sz w:val="24"/>
            <w:szCs w:val="24"/>
          </w:rPr>
          <w:t xml:space="preserve"> </w:t>
        </w:r>
      </w:ins>
      <w:ins w:id="267" w:author="Maureen C Kennedy" w:date="2018-11-13T13:28:00Z">
        <w:r w:rsidR="00CB097E">
          <w:rPr>
            <w:rFonts w:cstheme="minorHAnsi"/>
            <w:sz w:val="24"/>
            <w:szCs w:val="24"/>
          </w:rPr>
          <w:t xml:space="preserve">the fuel </w:t>
        </w:r>
      </w:ins>
      <w:ins w:id="268" w:author="Maureen C Kennedy" w:date="2018-11-13T13:34:00Z">
        <w:r w:rsidR="00CB097E">
          <w:rPr>
            <w:rFonts w:cstheme="minorHAnsi"/>
            <w:sz w:val="24"/>
            <w:szCs w:val="24"/>
          </w:rPr>
          <w:t>types</w:t>
        </w:r>
      </w:ins>
      <w:ins w:id="269" w:author="Maureen C Kennedy" w:date="2018-11-13T13:28:00Z">
        <w:r w:rsidR="00CB097E">
          <w:rPr>
            <w:rFonts w:cstheme="minorHAnsi"/>
            <w:sz w:val="24"/>
            <w:szCs w:val="24"/>
          </w:rPr>
          <w:t xml:space="preserve"> that contribute most to uncertainty in model predictions</w:t>
        </w:r>
      </w:ins>
      <w:ins w:id="270" w:author="Susan Prichard" w:date="2018-11-14T15:55:00Z">
        <w:r w:rsidR="00770EDA">
          <w:rPr>
            <w:rFonts w:cstheme="minorHAnsi"/>
            <w:sz w:val="24"/>
            <w:szCs w:val="24"/>
          </w:rPr>
          <w:t xml:space="preserve"> (e.g., coarse wood or duff)</w:t>
        </w:r>
      </w:ins>
      <w:ins w:id="271" w:author="Maureen C Kennedy" w:date="2018-11-13T13:28:00Z">
        <w:r w:rsidR="00CB097E">
          <w:rPr>
            <w:rFonts w:cstheme="minorHAnsi"/>
            <w:sz w:val="24"/>
            <w:szCs w:val="24"/>
          </w:rPr>
          <w:t xml:space="preserve">. </w:t>
        </w:r>
      </w:ins>
      <w:ins w:id="272" w:author="Maureen C Kennedy" w:date="2018-11-13T13:34:00Z">
        <w:r w:rsidR="00CB097E">
          <w:rPr>
            <w:rFonts w:cstheme="minorHAnsi"/>
            <w:sz w:val="24"/>
            <w:szCs w:val="24"/>
          </w:rPr>
          <w:t>By identifying the most sensitive fuel loading types</w:t>
        </w:r>
      </w:ins>
      <w:ins w:id="273" w:author="Susan Prichard" w:date="2018-11-14T15:56:00Z">
        <w:r w:rsidR="00770EDA">
          <w:rPr>
            <w:rFonts w:cstheme="minorHAnsi"/>
            <w:sz w:val="24"/>
            <w:szCs w:val="24"/>
          </w:rPr>
          <w:t xml:space="preserve">, improved quantification can be prioritized </w:t>
        </w:r>
        <w:r w:rsidR="0073698A">
          <w:rPr>
            <w:rFonts w:cstheme="minorHAnsi"/>
            <w:sz w:val="24"/>
            <w:szCs w:val="24"/>
          </w:rPr>
          <w:t>for these fuel types.</w:t>
        </w:r>
      </w:ins>
      <w:ins w:id="274" w:author="Maureen C Kennedy" w:date="2018-11-13T13:34:00Z">
        <w:del w:id="275" w:author="Susan Prichard" w:date="2018-11-14T15:56:00Z">
          <w:r w:rsidR="00CB097E" w:rsidDel="00770EDA">
            <w:rPr>
              <w:rFonts w:cstheme="minorHAnsi"/>
              <w:sz w:val="24"/>
              <w:szCs w:val="24"/>
            </w:rPr>
            <w:delText xml:space="preserve"> we </w:delText>
          </w:r>
        </w:del>
        <w:del w:id="276" w:author="Susan Prichard" w:date="2018-11-14T15:55:00Z">
          <w:r w:rsidR="00CB097E" w:rsidDel="00770EDA">
            <w:rPr>
              <w:rFonts w:cstheme="minorHAnsi"/>
              <w:sz w:val="24"/>
              <w:szCs w:val="24"/>
            </w:rPr>
            <w:delText xml:space="preserve">can point to </w:delText>
          </w:r>
        </w:del>
      </w:ins>
      <w:ins w:id="277" w:author="Maureen C Kennedy" w:date="2018-11-13T13:44:00Z">
        <w:del w:id="278" w:author="Susan Prichard" w:date="2018-11-14T15:55:00Z">
          <w:r w:rsidDel="00770EDA">
            <w:rPr>
              <w:rFonts w:cstheme="minorHAnsi"/>
              <w:sz w:val="24"/>
              <w:szCs w:val="24"/>
            </w:rPr>
            <w:delText>areas to</w:delText>
          </w:r>
        </w:del>
        <w:r>
          <w:rPr>
            <w:rFonts w:cstheme="minorHAnsi"/>
            <w:sz w:val="24"/>
            <w:szCs w:val="24"/>
          </w:rPr>
          <w:t xml:space="preserve"> </w:t>
        </w:r>
      </w:ins>
      <w:del w:id="279" w:author="Maureen C Kennedy" w:date="2018-11-13T13:26:00Z">
        <w:r w:rsidR="00A16ADE" w:rsidDel="005748B8">
          <w:rPr>
            <w:rFonts w:cstheme="minorHAnsi"/>
            <w:sz w:val="24"/>
            <w:szCs w:val="24"/>
          </w:rPr>
          <w:delText xml:space="preserve"> </w:delText>
        </w:r>
      </w:del>
    </w:p>
    <w:p w14:paraId="6E614D4B" w14:textId="77777777" w:rsidR="005748B8" w:rsidRDefault="005748B8" w:rsidP="00775624">
      <w:pPr>
        <w:ind w:firstLine="720"/>
        <w:rPr>
          <w:ins w:id="280" w:author="Maureen C Kennedy" w:date="2018-11-13T13:26:00Z"/>
          <w:rFonts w:cstheme="minorHAnsi"/>
          <w:sz w:val="24"/>
          <w:szCs w:val="24"/>
        </w:rPr>
      </w:pPr>
    </w:p>
    <w:p w14:paraId="2C1093A9" w14:textId="7987DC61" w:rsidR="00E64B69" w:rsidDel="00984633" w:rsidRDefault="00E64B69">
      <w:pPr>
        <w:rPr>
          <w:del w:id="281" w:author="Susan Prichard" w:date="2018-11-14T18:37:00Z"/>
          <w:rFonts w:cstheme="minorHAnsi"/>
          <w:sz w:val="24"/>
          <w:szCs w:val="24"/>
        </w:rPr>
      </w:pPr>
      <w:ins w:id="282" w:author="Maureen C Kennedy" w:date="2018-11-13T13:48:00Z">
        <w:r>
          <w:rPr>
            <w:rFonts w:cstheme="minorHAnsi"/>
            <w:sz w:val="24"/>
            <w:szCs w:val="24"/>
          </w:rPr>
          <w:t>Conclusions</w:t>
        </w:r>
      </w:ins>
      <w:del w:id="283" w:author="Maureen C Kennedy" w:date="2018-11-13T13:48:00Z">
        <w:r w:rsidR="00A16ADE" w:rsidDel="00E64B69">
          <w:rPr>
            <w:rFonts w:cstheme="minorHAnsi"/>
            <w:sz w:val="24"/>
            <w:szCs w:val="24"/>
          </w:rPr>
          <w:delText xml:space="preserve">If fuel characterization is required to predict wildland fire emissions, the fuel loading database and its associated distributions can be used to evaluate how sensitive emissions estimates are to specific fuel categories. </w:delText>
        </w:r>
        <w:commentRangeStart w:id="284"/>
        <w:r w:rsidR="00A16ADE" w:rsidDel="00E64B69">
          <w:rPr>
            <w:rFonts w:cstheme="minorHAnsi"/>
            <w:sz w:val="24"/>
            <w:szCs w:val="24"/>
          </w:rPr>
          <w:delText xml:space="preserve">For example, </w:delText>
        </w:r>
        <w:r w:rsidR="00096376" w:rsidDel="00E64B69">
          <w:rPr>
            <w:rFonts w:cstheme="minorHAnsi"/>
            <w:sz w:val="24"/>
            <w:szCs w:val="24"/>
          </w:rPr>
          <w:delText xml:space="preserve">based on our estimated PM25 </w:delText>
        </w:r>
        <w:r w:rsidR="00775624" w:rsidDel="00E64B69">
          <w:rPr>
            <w:rFonts w:cstheme="minorHAnsi"/>
            <w:sz w:val="24"/>
            <w:szCs w:val="24"/>
          </w:rPr>
          <w:delText>emissions</w:delText>
        </w:r>
        <w:r w:rsidR="00096376" w:rsidDel="00E64B69">
          <w:rPr>
            <w:rFonts w:cstheme="minorHAnsi"/>
            <w:sz w:val="24"/>
            <w:szCs w:val="24"/>
          </w:rPr>
          <w:delText xml:space="preserve"> for surface fuels in the 6 representative EVT groups, the relative importance of fuel categories markedly differs by EVT group. I</w:delText>
        </w:r>
        <w:r w:rsidR="00A16ADE" w:rsidDel="00E64B69">
          <w:rPr>
            <w:rFonts w:cstheme="minorHAnsi"/>
            <w:sz w:val="24"/>
            <w:szCs w:val="24"/>
          </w:rPr>
          <w:delText xml:space="preserve">n peatland forests, characterizing duff loading </w:delText>
        </w:r>
        <w:r w:rsidR="00096376" w:rsidDel="00E64B69">
          <w:rPr>
            <w:rFonts w:cstheme="minorHAnsi"/>
            <w:sz w:val="24"/>
            <w:szCs w:val="24"/>
          </w:rPr>
          <w:delText>is</w:delText>
        </w:r>
        <w:r w:rsidR="00A16ADE" w:rsidDel="00E64B69">
          <w:rPr>
            <w:rFonts w:cstheme="minorHAnsi"/>
            <w:sz w:val="24"/>
            <w:szCs w:val="24"/>
          </w:rPr>
          <w:delText xml:space="preserve"> particularly important for emissions estimation. </w:delText>
        </w:r>
        <w:commentRangeEnd w:id="284"/>
        <w:r w:rsidR="005748B8" w:rsidDel="00E64B69">
          <w:rPr>
            <w:rStyle w:val="CommentReference"/>
          </w:rPr>
          <w:commentReference w:id="284"/>
        </w:r>
        <w:r w:rsidR="00A16ADE" w:rsidDel="00E64B69">
          <w:rPr>
            <w:rFonts w:cstheme="minorHAnsi"/>
            <w:sz w:val="24"/>
            <w:szCs w:val="24"/>
          </w:rPr>
          <w:delText>However, in most ea</w:delText>
        </w:r>
        <w:r w:rsidR="00096376" w:rsidDel="00E64B69">
          <w:rPr>
            <w:rFonts w:cstheme="minorHAnsi"/>
            <w:sz w:val="24"/>
            <w:szCs w:val="24"/>
          </w:rPr>
          <w:delText xml:space="preserve">stern hardwood forests, characterizing the entire surface fuelbed would be important given the variable presence and absence of fuels within these forest types. Similarly, for managing for carbon sequestration, evaluating the distributions of biomass for trees, </w:delText>
        </w:r>
        <w:r w:rsidR="00775624" w:rsidDel="00E64B69">
          <w:rPr>
            <w:rFonts w:cstheme="minorHAnsi"/>
            <w:sz w:val="24"/>
            <w:szCs w:val="24"/>
          </w:rPr>
          <w:delText xml:space="preserve">shrubs, herbs, </w:delText>
        </w:r>
        <w:r w:rsidR="00096376" w:rsidDel="00E64B69">
          <w:rPr>
            <w:rFonts w:cstheme="minorHAnsi"/>
            <w:sz w:val="24"/>
            <w:szCs w:val="24"/>
          </w:rPr>
          <w:delText xml:space="preserve">CWD, </w:delText>
        </w:r>
        <w:r w:rsidR="00775624" w:rsidDel="00E64B69">
          <w:rPr>
            <w:rFonts w:cstheme="minorHAnsi"/>
            <w:sz w:val="24"/>
            <w:szCs w:val="24"/>
          </w:rPr>
          <w:delText>litter and duff may provide some context for which fuel categories likely contribute to the most aboveground carbon on a site.</w:delText>
        </w:r>
      </w:del>
    </w:p>
    <w:p w14:paraId="6C1E5F42" w14:textId="77777777" w:rsidR="00984633" w:rsidRDefault="00984633">
      <w:pPr>
        <w:rPr>
          <w:ins w:id="285" w:author="Susan Prichard" w:date="2018-11-14T18:38:00Z"/>
          <w:rFonts w:cstheme="minorHAnsi"/>
          <w:sz w:val="24"/>
          <w:szCs w:val="24"/>
        </w:rPr>
        <w:pPrChange w:id="286" w:author="Maureen C Kennedy" w:date="2018-11-13T13:48:00Z">
          <w:pPr>
            <w:ind w:firstLine="720"/>
          </w:pPr>
        </w:pPrChange>
      </w:pPr>
    </w:p>
    <w:p w14:paraId="02C3C673" w14:textId="2CB010B5" w:rsidR="00A74A05" w:rsidDel="0073698A" w:rsidRDefault="0073698A" w:rsidP="00775624">
      <w:pPr>
        <w:ind w:firstLine="720"/>
        <w:rPr>
          <w:ins w:id="287" w:author="Maureen C Kennedy" w:date="2018-11-09T14:35:00Z"/>
          <w:del w:id="288" w:author="Susan Prichard" w:date="2018-11-14T16:01:00Z"/>
          <w:rFonts w:cstheme="minorHAnsi"/>
          <w:sz w:val="24"/>
          <w:szCs w:val="24"/>
        </w:rPr>
      </w:pPr>
      <w:moveToRangeStart w:id="289" w:author="Susan Prichard" w:date="2018-11-14T15:59:00Z" w:name="move529974516"/>
      <w:moveTo w:id="290" w:author="Susan Prichard" w:date="2018-11-14T15:59:00Z">
        <w:del w:id="291" w:author="Susan Prichard" w:date="2018-11-14T18:37:00Z">
          <w:r w:rsidDel="00984633">
            <w:rPr>
              <w:rFonts w:cstheme="minorHAnsi"/>
              <w:sz w:val="24"/>
              <w:szCs w:val="24"/>
            </w:rPr>
            <w:delText xml:space="preserve">. </w:delText>
          </w:r>
        </w:del>
        <w:del w:id="292" w:author="Susan Prichard" w:date="2018-11-14T18:38:00Z">
          <w:r w:rsidDel="00984633">
            <w:rPr>
              <w:rFonts w:cstheme="minorHAnsi"/>
              <w:sz w:val="24"/>
              <w:szCs w:val="24"/>
            </w:rPr>
            <w:delText>This database</w:delText>
          </w:r>
        </w:del>
      </w:moveTo>
      <w:ins w:id="293" w:author="Susan Prichard" w:date="2018-11-14T18:38:00Z">
        <w:r w:rsidR="00984633">
          <w:rPr>
            <w:rFonts w:cstheme="minorHAnsi"/>
            <w:sz w:val="24"/>
            <w:szCs w:val="24"/>
          </w:rPr>
          <w:t>This study</w:t>
        </w:r>
      </w:ins>
      <w:moveTo w:id="294" w:author="Susan Prichard" w:date="2018-11-14T15:59:00Z">
        <w:r>
          <w:rPr>
            <w:rFonts w:cstheme="minorHAnsi"/>
            <w:sz w:val="24"/>
            <w:szCs w:val="24"/>
          </w:rPr>
          <w:t xml:space="preserve"> represents a first effort to characterize uncertainty in fuels loading inputs. </w:t>
        </w:r>
      </w:moveTo>
      <w:moveToRangeEnd w:id="289"/>
      <w:ins w:id="295" w:author="Susan Prichard" w:date="2018-11-14T15:59:00Z">
        <w:r>
          <w:rPr>
            <w:rFonts w:cstheme="minorHAnsi"/>
            <w:sz w:val="24"/>
            <w:szCs w:val="24"/>
          </w:rPr>
          <w:t xml:space="preserve">For model applications including carbon </w:t>
        </w:r>
      </w:ins>
      <w:ins w:id="296" w:author="Susan Prichard" w:date="2018-11-14T16:00:00Z">
        <w:r>
          <w:rPr>
            <w:rFonts w:cstheme="minorHAnsi"/>
            <w:sz w:val="24"/>
            <w:szCs w:val="24"/>
          </w:rPr>
          <w:t xml:space="preserve">inventories, fire hazard </w:t>
        </w:r>
        <w:proofErr w:type="spellStart"/>
        <w:r>
          <w:rPr>
            <w:rFonts w:cstheme="minorHAnsi"/>
            <w:sz w:val="24"/>
            <w:szCs w:val="24"/>
          </w:rPr>
          <w:t xml:space="preserve">analysis </w:t>
        </w:r>
        <w:proofErr w:type="spellEnd"/>
        <w:r>
          <w:rPr>
            <w:rFonts w:cstheme="minorHAnsi"/>
            <w:sz w:val="24"/>
            <w:szCs w:val="24"/>
          </w:rPr>
          <w:t>and emissions estimation, i</w:t>
        </w:r>
      </w:ins>
      <w:ins w:id="297" w:author="Maureen C Kennedy" w:date="2018-11-09T07:57:00Z">
        <w:del w:id="298" w:author="Susan Prichard" w:date="2018-11-14T16:00:00Z">
          <w:r w:rsidR="00C12AE0" w:rsidDel="0073698A">
            <w:rPr>
              <w:rFonts w:cstheme="minorHAnsi"/>
              <w:sz w:val="24"/>
              <w:szCs w:val="24"/>
            </w:rPr>
            <w:delText>I</w:delText>
          </w:r>
        </w:del>
        <w:r w:rsidR="00C12AE0">
          <w:rPr>
            <w:rFonts w:cstheme="minorHAnsi"/>
            <w:sz w:val="24"/>
            <w:szCs w:val="24"/>
          </w:rPr>
          <w:t xml:space="preserve">t is insufficient </w:t>
        </w:r>
        <w:r w:rsidR="0078675A">
          <w:rPr>
            <w:rFonts w:cstheme="minorHAnsi"/>
            <w:sz w:val="24"/>
            <w:szCs w:val="24"/>
          </w:rPr>
          <w:t>to</w:t>
        </w:r>
        <w:r w:rsidR="00C12AE0">
          <w:rPr>
            <w:rFonts w:cstheme="minorHAnsi"/>
            <w:sz w:val="24"/>
            <w:szCs w:val="24"/>
          </w:rPr>
          <w:t xml:space="preserve"> provide point estimate</w:t>
        </w:r>
      </w:ins>
      <w:ins w:id="299" w:author="Maureen C Kennedy" w:date="2018-11-09T07:58:00Z">
        <w:r w:rsidR="0078675A">
          <w:rPr>
            <w:rFonts w:cstheme="minorHAnsi"/>
            <w:sz w:val="24"/>
            <w:szCs w:val="24"/>
          </w:rPr>
          <w:t>s</w:t>
        </w:r>
      </w:ins>
      <w:ins w:id="300" w:author="Maureen C Kennedy" w:date="2018-11-09T07:57:00Z">
        <w:r w:rsidR="00C12AE0">
          <w:rPr>
            <w:rFonts w:cstheme="minorHAnsi"/>
            <w:sz w:val="24"/>
            <w:szCs w:val="24"/>
          </w:rPr>
          <w:t xml:space="preserve"> of fuel loadings</w:t>
        </w:r>
        <w:del w:id="301" w:author="Susan Prichard" w:date="2018-11-14T18:36:00Z">
          <w:r w:rsidR="00C12AE0" w:rsidDel="00984633">
            <w:rPr>
              <w:rFonts w:cstheme="minorHAnsi"/>
              <w:sz w:val="24"/>
              <w:szCs w:val="24"/>
            </w:rPr>
            <w:delText xml:space="preserve"> </w:delText>
          </w:r>
        </w:del>
      </w:ins>
      <w:ins w:id="302" w:author="Maureen C Kennedy" w:date="2018-11-09T07:58:00Z">
        <w:del w:id="303" w:author="Susan Prichard" w:date="2018-11-14T18:35:00Z">
          <w:r w:rsidR="0078675A" w:rsidDel="00984633">
            <w:rPr>
              <w:rFonts w:cstheme="minorHAnsi"/>
              <w:sz w:val="24"/>
              <w:szCs w:val="24"/>
            </w:rPr>
            <w:delText>as data input</w:delText>
          </w:r>
        </w:del>
        <w:del w:id="304" w:author="Susan Prichard" w:date="2018-11-14T16:00:00Z">
          <w:r w:rsidR="0078675A" w:rsidDel="0073698A">
            <w:rPr>
              <w:rFonts w:cstheme="minorHAnsi"/>
              <w:sz w:val="24"/>
              <w:szCs w:val="24"/>
            </w:rPr>
            <w:delText xml:space="preserve"> to model applications such as carbon inventories, </w:delText>
          </w:r>
        </w:del>
      </w:ins>
      <w:ins w:id="305" w:author="Maureen C Kennedy" w:date="2018-11-09T14:34:00Z">
        <w:del w:id="306" w:author="Susan Prichard" w:date="2018-11-14T16:00:00Z">
          <w:r w:rsidR="00A74A05" w:rsidDel="0073698A">
            <w:rPr>
              <w:rFonts w:cstheme="minorHAnsi"/>
              <w:sz w:val="24"/>
              <w:szCs w:val="24"/>
            </w:rPr>
            <w:delText>fire hazard analysis, and emissions estimation</w:delText>
          </w:r>
        </w:del>
        <w:r w:rsidR="00A74A05">
          <w:rPr>
            <w:rFonts w:cstheme="minorHAnsi"/>
            <w:sz w:val="24"/>
            <w:szCs w:val="24"/>
          </w:rPr>
          <w:t>. Individual</w:t>
        </w:r>
        <w:del w:id="307" w:author="Susan Prichard" w:date="2018-11-14T15:56:00Z">
          <w:r w:rsidR="00A74A05" w:rsidDel="0073698A">
            <w:rPr>
              <w:rFonts w:cstheme="minorHAnsi"/>
              <w:sz w:val="24"/>
              <w:szCs w:val="24"/>
            </w:rPr>
            <w:delText>ly</w:delText>
          </w:r>
        </w:del>
        <w:r w:rsidR="00A74A05">
          <w:rPr>
            <w:rFonts w:cstheme="minorHAnsi"/>
            <w:sz w:val="24"/>
            <w:szCs w:val="24"/>
          </w:rPr>
          <w:t xml:space="preserve"> point estimates are unlikely to be </w:t>
        </w:r>
        <w:del w:id="308" w:author="Susan Prichard" w:date="2018-11-14T16:00:00Z">
          <w:r w:rsidR="00A74A05" w:rsidDel="0073698A">
            <w:rPr>
              <w:rFonts w:cstheme="minorHAnsi"/>
              <w:sz w:val="24"/>
              <w:szCs w:val="24"/>
            </w:rPr>
            <w:delText>strictly correct</w:delText>
          </w:r>
        </w:del>
      </w:ins>
      <w:ins w:id="309" w:author="Susan Prichard" w:date="2018-11-14T16:00:00Z">
        <w:r>
          <w:rPr>
            <w:rFonts w:cstheme="minorHAnsi"/>
            <w:sz w:val="24"/>
            <w:szCs w:val="24"/>
          </w:rPr>
          <w:t>absolutely correct but rather r</w:t>
        </w:r>
      </w:ins>
      <w:ins w:id="310" w:author="Maureen C Kennedy" w:date="2018-11-09T14:35:00Z">
        <w:del w:id="311" w:author="Susan Prichard" w:date="2018-11-14T16:00:00Z">
          <w:r w:rsidR="00A74A05" w:rsidDel="0073698A">
            <w:rPr>
              <w:rFonts w:cstheme="minorHAnsi"/>
              <w:sz w:val="24"/>
              <w:szCs w:val="24"/>
            </w:rPr>
            <w:delText>—rather they r</w:delText>
          </w:r>
        </w:del>
        <w:r w:rsidR="00A74A05">
          <w:rPr>
            <w:rFonts w:cstheme="minorHAnsi"/>
            <w:sz w:val="24"/>
            <w:szCs w:val="24"/>
          </w:rPr>
          <w:t>epresent the best scalar value for a given pixel at a given time. As with all efforts in estimation, it is best to provide both a point estimate and a credible interval around that estimate</w:t>
        </w:r>
      </w:ins>
      <w:ins w:id="312" w:author="Susan Prichard" w:date="2018-11-14T16:01:00Z">
        <w:r>
          <w:rPr>
            <w:rFonts w:cstheme="minorHAnsi"/>
            <w:sz w:val="24"/>
            <w:szCs w:val="24"/>
          </w:rPr>
          <w:t xml:space="preserve">. </w:t>
        </w:r>
      </w:ins>
      <w:moveFromRangeStart w:id="313" w:author="Susan Prichard" w:date="2018-11-14T15:59:00Z" w:name="move529974516"/>
      <w:moveFrom w:id="314" w:author="Susan Prichard" w:date="2018-11-14T15:59:00Z">
        <w:ins w:id="315" w:author="Maureen C Kennedy" w:date="2018-11-09T14:35:00Z">
          <w:r w:rsidR="00A74A05" w:rsidDel="0073698A">
            <w:rPr>
              <w:rFonts w:cstheme="minorHAnsi"/>
              <w:sz w:val="24"/>
              <w:szCs w:val="24"/>
            </w:rPr>
            <w:t xml:space="preserve">. This database represents a first effort to characterize uncertainty in fuels loading inputs. </w:t>
          </w:r>
        </w:ins>
      </w:moveFrom>
      <w:moveFromRangeEnd w:id="313"/>
      <w:ins w:id="316" w:author="Maureen C Kennedy" w:date="2018-11-09T14:35:00Z">
        <w:del w:id="317" w:author="Susan Prichard" w:date="2018-11-14T16:01:00Z">
          <w:r w:rsidR="00A74A05" w:rsidDel="0073698A">
            <w:rPr>
              <w:rFonts w:cstheme="minorHAnsi"/>
              <w:sz w:val="24"/>
              <w:szCs w:val="24"/>
            </w:rPr>
            <w:delText>Through this effort we have learned:</w:delText>
          </w:r>
        </w:del>
      </w:ins>
    </w:p>
    <w:p w14:paraId="251DE7F8" w14:textId="6AA3544B" w:rsidR="00C12AE0" w:rsidRPr="0073698A" w:rsidDel="0073698A" w:rsidRDefault="00A74A05" w:rsidP="0073698A">
      <w:pPr>
        <w:rPr>
          <w:ins w:id="318" w:author="Maureen C Kennedy" w:date="2018-11-09T14:37:00Z"/>
          <w:del w:id="319" w:author="Susan Prichard" w:date="2018-11-14T16:02:00Z"/>
          <w:rFonts w:cstheme="minorHAnsi"/>
          <w:sz w:val="24"/>
          <w:szCs w:val="24"/>
          <w:rPrChange w:id="320" w:author="Susan Prichard" w:date="2018-11-14T16:01:00Z">
            <w:rPr>
              <w:ins w:id="321" w:author="Maureen C Kennedy" w:date="2018-11-09T14:37:00Z"/>
              <w:del w:id="322" w:author="Susan Prichard" w:date="2018-11-14T16:02:00Z"/>
            </w:rPr>
          </w:rPrChange>
        </w:rPr>
        <w:pPrChange w:id="323" w:author="Susan Prichard" w:date="2018-11-14T16:01:00Z">
          <w:pPr>
            <w:ind w:firstLine="720"/>
          </w:pPr>
        </w:pPrChange>
      </w:pPr>
      <w:ins w:id="324" w:author="Maureen C Kennedy" w:date="2018-11-09T14:37:00Z">
        <w:del w:id="325" w:author="Susan Prichard" w:date="2018-11-14T16:01:00Z">
          <w:r w:rsidRPr="0073698A" w:rsidDel="0073698A">
            <w:rPr>
              <w:rFonts w:cstheme="minorHAnsi"/>
              <w:sz w:val="24"/>
              <w:szCs w:val="24"/>
              <w:rPrChange w:id="326" w:author="Susan Prichard" w:date="2018-11-14T16:01:00Z">
                <w:rPr/>
              </w:rPrChange>
            </w:rPr>
            <w:delText>Given</w:delText>
          </w:r>
        </w:del>
      </w:ins>
      <w:ins w:id="327" w:author="Susan Prichard" w:date="2018-11-14T16:01:00Z">
        <w:r w:rsidR="0073698A">
          <w:rPr>
            <w:rFonts w:cstheme="minorHAnsi"/>
            <w:sz w:val="24"/>
            <w:szCs w:val="24"/>
          </w:rPr>
          <w:t>In this study, we found that even with the</w:t>
        </w:r>
      </w:ins>
      <w:ins w:id="328" w:author="Maureen C Kennedy" w:date="2018-11-09T14:37:00Z">
        <w:r w:rsidRPr="0073698A">
          <w:rPr>
            <w:rFonts w:cstheme="minorHAnsi"/>
            <w:sz w:val="24"/>
            <w:szCs w:val="24"/>
            <w:rPrChange w:id="329" w:author="Susan Prichard" w:date="2018-11-14T16:01:00Z">
              <w:rPr/>
            </w:rPrChange>
          </w:rPr>
          <w:t xml:space="preserve"> best </w:t>
        </w:r>
      </w:ins>
      <w:ins w:id="330" w:author="Maureen C Kennedy" w:date="2018-11-09T14:34:00Z">
        <w:r w:rsidR="00E7316A" w:rsidRPr="0073698A">
          <w:rPr>
            <w:rFonts w:cstheme="minorHAnsi"/>
            <w:sz w:val="24"/>
            <w:szCs w:val="24"/>
            <w:rPrChange w:id="331" w:author="Susan Prichard" w:date="2018-11-14T16:01:00Z">
              <w:rPr/>
            </w:rPrChange>
          </w:rPr>
          <w:t>-</w:t>
        </w:r>
      </w:ins>
      <w:ins w:id="332" w:author="Maureen C Kennedy" w:date="2018-11-09T14:37:00Z">
        <w:r w:rsidRPr="0073698A">
          <w:rPr>
            <w:rFonts w:cstheme="minorHAnsi"/>
            <w:sz w:val="24"/>
            <w:szCs w:val="24"/>
            <w:rPrChange w:id="333" w:author="Susan Prichard" w:date="2018-11-14T16:01:00Z">
              <w:rPr/>
            </w:rPrChange>
          </w:rPr>
          <w:t>available data</w:t>
        </w:r>
      </w:ins>
      <w:ins w:id="334" w:author="Susan Prichard" w:date="2018-11-14T16:01:00Z">
        <w:r w:rsidR="0073698A">
          <w:rPr>
            <w:rFonts w:cstheme="minorHAnsi"/>
            <w:sz w:val="24"/>
            <w:szCs w:val="24"/>
          </w:rPr>
          <w:t>sets</w:t>
        </w:r>
      </w:ins>
      <w:ins w:id="335" w:author="Maureen C Kennedy" w:date="2018-11-09T14:37:00Z">
        <w:r w:rsidRPr="0073698A">
          <w:rPr>
            <w:rFonts w:cstheme="minorHAnsi"/>
            <w:sz w:val="24"/>
            <w:szCs w:val="24"/>
            <w:rPrChange w:id="336" w:author="Susan Prichard" w:date="2018-11-14T16:01:00Z">
              <w:rPr/>
            </w:rPrChange>
          </w:rPr>
          <w:t xml:space="preserve"> there is tremendous uncertainty in fuel loading values, which propagates to uncertainty in associated model applications</w:t>
        </w:r>
      </w:ins>
      <w:ins w:id="337" w:author="Maureen C Kennedy" w:date="2018-11-09T14:39:00Z">
        <w:r w:rsidRPr="0073698A">
          <w:rPr>
            <w:rFonts w:cstheme="minorHAnsi"/>
            <w:sz w:val="24"/>
            <w:szCs w:val="24"/>
            <w:rPrChange w:id="338" w:author="Susan Prichard" w:date="2018-11-14T16:01:00Z">
              <w:rPr/>
            </w:rPrChange>
          </w:rPr>
          <w:t>.</w:t>
        </w:r>
      </w:ins>
      <w:ins w:id="339" w:author="Maureen C Kennedy" w:date="2018-11-09T14:45:00Z">
        <w:r w:rsidR="0068395C" w:rsidRPr="0073698A">
          <w:rPr>
            <w:rFonts w:cstheme="minorHAnsi"/>
            <w:sz w:val="24"/>
            <w:szCs w:val="24"/>
            <w:rPrChange w:id="340" w:author="Susan Prichard" w:date="2018-11-14T16:01:00Z">
              <w:rPr/>
            </w:rPrChange>
          </w:rPr>
          <w:t xml:space="preserve"> Model prediction the use point estimates of fuel loading ar</w:t>
        </w:r>
      </w:ins>
      <w:ins w:id="341" w:author="Susan Prichard" w:date="2018-11-14T16:03:00Z">
        <w:r w:rsidR="005A238D">
          <w:rPr>
            <w:rFonts w:cstheme="minorHAnsi"/>
            <w:sz w:val="24"/>
            <w:szCs w:val="24"/>
          </w:rPr>
          <w:t>e therefore</w:t>
        </w:r>
      </w:ins>
      <w:ins w:id="342" w:author="Maureen C Kennedy" w:date="2018-11-09T14:45:00Z">
        <w:del w:id="343" w:author="Susan Prichard" w:date="2018-11-14T16:03:00Z">
          <w:r w:rsidR="0068395C" w:rsidRPr="0073698A" w:rsidDel="005A238D">
            <w:rPr>
              <w:rFonts w:cstheme="minorHAnsi"/>
              <w:sz w:val="24"/>
              <w:szCs w:val="24"/>
              <w:rPrChange w:id="344" w:author="Susan Prichard" w:date="2018-11-14T16:01:00Z">
                <w:rPr/>
              </w:rPrChange>
            </w:rPr>
            <w:delText>e</w:delText>
          </w:r>
        </w:del>
        <w:r w:rsidR="0068395C" w:rsidRPr="0073698A">
          <w:rPr>
            <w:rFonts w:cstheme="minorHAnsi"/>
            <w:sz w:val="24"/>
            <w:szCs w:val="24"/>
            <w:rPrChange w:id="345" w:author="Susan Prichard" w:date="2018-11-14T16:01:00Z">
              <w:rPr/>
            </w:rPrChange>
          </w:rPr>
          <w:t xml:space="preserve"> vastly under-representing the uncertainty associated with those model predictions. </w:t>
        </w:r>
      </w:ins>
    </w:p>
    <w:p w14:paraId="3CBAC308" w14:textId="3A1135EB" w:rsidR="00A74A05" w:rsidDel="0073698A" w:rsidRDefault="005A238D" w:rsidP="005A238D">
      <w:pPr>
        <w:rPr>
          <w:ins w:id="346" w:author="Maureen C Kennedy" w:date="2018-11-09T14:38:00Z"/>
          <w:del w:id="347" w:author="Susan Prichard" w:date="2018-11-14T16:02:00Z"/>
          <w:rFonts w:cstheme="minorHAnsi"/>
          <w:sz w:val="24"/>
          <w:szCs w:val="24"/>
        </w:rPr>
        <w:pPrChange w:id="348" w:author="Susan Prichard" w:date="2018-11-14T16:04:00Z">
          <w:pPr>
            <w:ind w:firstLine="720"/>
          </w:pPr>
        </w:pPrChange>
      </w:pPr>
      <w:ins w:id="349" w:author="Susan Prichard" w:date="2018-11-14T16:03:00Z">
        <w:r>
          <w:rPr>
            <w:rFonts w:cstheme="minorHAnsi"/>
            <w:sz w:val="24"/>
            <w:szCs w:val="24"/>
          </w:rPr>
          <w:t>Even with the large number of records in our database, t</w:t>
        </w:r>
      </w:ins>
      <w:ins w:id="350" w:author="Susan Prichard" w:date="2018-11-14T16:02:00Z">
        <w:r w:rsidR="0073698A">
          <w:rPr>
            <w:rFonts w:cstheme="minorHAnsi"/>
            <w:sz w:val="24"/>
            <w:szCs w:val="24"/>
          </w:rPr>
          <w:t>here are also substantial gaps in measured fuel loadings by vegetation type and region</w:t>
        </w:r>
      </w:ins>
      <w:ins w:id="351" w:author="Susan Prichard" w:date="2018-11-14T16:03:00Z">
        <w:r>
          <w:rPr>
            <w:rFonts w:cstheme="minorHAnsi"/>
            <w:sz w:val="24"/>
            <w:szCs w:val="24"/>
          </w:rPr>
          <w:t xml:space="preserve"> with notable gaps</w:t>
        </w:r>
      </w:ins>
      <w:ins w:id="352" w:author="Susan Prichard" w:date="2018-11-14T16:04:00Z">
        <w:r>
          <w:rPr>
            <w:rFonts w:cstheme="minorHAnsi"/>
            <w:sz w:val="24"/>
            <w:szCs w:val="24"/>
          </w:rPr>
          <w:t xml:space="preserve"> in many non-forest EVT groups</w:t>
        </w:r>
      </w:ins>
      <w:ins w:id="353" w:author="Susan Prichard" w:date="2018-11-14T16:02:00Z">
        <w:r w:rsidR="0073698A">
          <w:rPr>
            <w:rFonts w:cstheme="minorHAnsi"/>
            <w:sz w:val="24"/>
            <w:szCs w:val="24"/>
          </w:rPr>
          <w:t xml:space="preserve">. </w:t>
        </w:r>
      </w:ins>
      <w:ins w:id="354" w:author="Maureen C Kennedy" w:date="2018-11-09T14:38:00Z">
        <w:del w:id="355" w:author="Susan Prichard" w:date="2018-11-14T16:02:00Z">
          <w:r w:rsidR="00A74A05" w:rsidDel="0073698A">
            <w:rPr>
              <w:rFonts w:cstheme="minorHAnsi"/>
              <w:sz w:val="24"/>
              <w:szCs w:val="24"/>
            </w:rPr>
            <w:delText>Despite the large amount of available data, there are substantial gaps in quality measured fuel loadings, particularly in ….</w:delText>
          </w:r>
        </w:del>
      </w:ins>
    </w:p>
    <w:p w14:paraId="5F0C9246" w14:textId="70C8BED3" w:rsidR="00A74A05" w:rsidDel="005A238D" w:rsidRDefault="00A74A05" w:rsidP="005A238D">
      <w:pPr>
        <w:rPr>
          <w:ins w:id="356" w:author="Maureen C Kennedy" w:date="2018-11-09T14:39:00Z"/>
          <w:del w:id="357" w:author="Susan Prichard" w:date="2018-11-14T16:04:00Z"/>
          <w:rFonts w:cstheme="minorHAnsi"/>
          <w:sz w:val="24"/>
          <w:szCs w:val="24"/>
        </w:rPr>
        <w:pPrChange w:id="358" w:author="Susan Prichard" w:date="2018-11-14T16:04:00Z">
          <w:pPr>
            <w:ind w:firstLine="720"/>
          </w:pPr>
        </w:pPrChange>
      </w:pPr>
      <w:ins w:id="359" w:author="Maureen C Kennedy" w:date="2018-11-09T14:38:00Z">
        <w:del w:id="360" w:author="Susan Prichard" w:date="2018-11-14T16:03:00Z">
          <w:r w:rsidDel="0073698A">
            <w:rPr>
              <w:rFonts w:cstheme="minorHAnsi"/>
              <w:sz w:val="24"/>
              <w:szCs w:val="24"/>
            </w:rPr>
            <w:delText>I</w:delText>
          </w:r>
        </w:del>
        <w:del w:id="361" w:author="Susan Prichard" w:date="2018-11-14T16:04:00Z">
          <w:r w:rsidDel="005A238D">
            <w:rPr>
              <w:rFonts w:cstheme="minorHAnsi"/>
              <w:sz w:val="24"/>
              <w:szCs w:val="24"/>
            </w:rPr>
            <w:delText xml:space="preserve">mproved detailed data in fuel loading and improved vegetation classification can narrow the </w:delText>
          </w:r>
        </w:del>
      </w:ins>
      <w:ins w:id="362" w:author="Maureen C Kennedy" w:date="2018-11-09T14:39:00Z">
        <w:del w:id="363" w:author="Susan Prichard" w:date="2018-11-14T16:04:00Z">
          <w:r w:rsidDel="005A238D">
            <w:rPr>
              <w:rFonts w:cstheme="minorHAnsi"/>
              <w:sz w:val="24"/>
              <w:szCs w:val="24"/>
            </w:rPr>
            <w:delText>prediction</w:delText>
          </w:r>
        </w:del>
      </w:ins>
      <w:ins w:id="364" w:author="Maureen C Kennedy" w:date="2018-11-09T14:38:00Z">
        <w:del w:id="365" w:author="Susan Prichard" w:date="2018-11-14T16:04:00Z">
          <w:r w:rsidDel="005A238D">
            <w:rPr>
              <w:rFonts w:cstheme="minorHAnsi"/>
              <w:sz w:val="24"/>
              <w:szCs w:val="24"/>
            </w:rPr>
            <w:delText xml:space="preserve"> </w:delText>
          </w:r>
        </w:del>
      </w:ins>
      <w:ins w:id="366" w:author="Maureen C Kennedy" w:date="2018-11-09T14:39:00Z">
        <w:del w:id="367" w:author="Susan Prichard" w:date="2018-11-14T16:04:00Z">
          <w:r w:rsidDel="005A238D">
            <w:rPr>
              <w:rFonts w:cstheme="minorHAnsi"/>
              <w:sz w:val="24"/>
              <w:szCs w:val="24"/>
            </w:rPr>
            <w:delText>intervals we have identified.</w:delText>
          </w:r>
        </w:del>
      </w:ins>
    </w:p>
    <w:p w14:paraId="6AAA0337" w14:textId="1C49B8F4" w:rsidR="00A74A05" w:rsidRDefault="00A74A05">
      <w:pPr>
        <w:rPr>
          <w:ins w:id="368" w:author="Susan Prichard" w:date="2018-11-14T18:36:00Z"/>
          <w:rFonts w:cstheme="minorHAnsi"/>
          <w:sz w:val="24"/>
          <w:szCs w:val="24"/>
        </w:rPr>
      </w:pPr>
      <w:ins w:id="369" w:author="Maureen C Kennedy" w:date="2018-11-09T14:39:00Z">
        <w:r>
          <w:rPr>
            <w:rFonts w:cstheme="minorHAnsi"/>
            <w:sz w:val="24"/>
            <w:szCs w:val="24"/>
          </w:rPr>
          <w:t xml:space="preserve">When compiling the database we considered grouping the observations by Existing Vegetation Type, but </w:t>
        </w:r>
      </w:ins>
      <w:ins w:id="370" w:author="Maureen C Kennedy" w:date="2018-11-09T14:40:00Z">
        <w:r>
          <w:rPr>
            <w:rFonts w:cstheme="minorHAnsi"/>
            <w:sz w:val="24"/>
            <w:szCs w:val="24"/>
          </w:rPr>
          <w:t>quickly</w:t>
        </w:r>
      </w:ins>
      <w:ins w:id="371" w:author="Maureen C Kennedy" w:date="2018-11-09T14:39:00Z">
        <w:r>
          <w:rPr>
            <w:rFonts w:cstheme="minorHAnsi"/>
            <w:sz w:val="24"/>
            <w:szCs w:val="24"/>
          </w:rPr>
          <w:t xml:space="preserve"> </w:t>
        </w:r>
      </w:ins>
      <w:ins w:id="372" w:author="Maureen C Kennedy" w:date="2018-11-09T14:40:00Z">
        <w:r>
          <w:rPr>
            <w:rFonts w:cstheme="minorHAnsi"/>
            <w:sz w:val="24"/>
            <w:szCs w:val="24"/>
          </w:rPr>
          <w:t>realized there was insufficient coverage of observations to estimate distributions by vegetation type. This led us to aggregate by Existing Vegetation Group</w:t>
        </w:r>
      </w:ins>
      <w:ins w:id="373" w:author="Maureen C Kennedy" w:date="2018-11-09T14:44:00Z">
        <w:r w:rsidR="0068395C">
          <w:rPr>
            <w:rFonts w:cstheme="minorHAnsi"/>
            <w:sz w:val="24"/>
            <w:szCs w:val="24"/>
          </w:rPr>
          <w:t>, and we see substantial variability in fuel loading when data are grouped at this level. Increased coverage of observations by vegetation type would likely reduce the variability in loading</w:t>
        </w:r>
      </w:ins>
      <w:ins w:id="374" w:author="Maureen C Kennedy" w:date="2018-11-09T14:48:00Z">
        <w:r w:rsidR="0068395C">
          <w:rPr>
            <w:rFonts w:cstheme="minorHAnsi"/>
            <w:sz w:val="24"/>
            <w:szCs w:val="24"/>
          </w:rPr>
          <w:t xml:space="preserve"> and associated uncertainty</w:t>
        </w:r>
      </w:ins>
      <w:ins w:id="375" w:author="Maureen C Kennedy" w:date="2018-11-09T14:40:00Z">
        <w:r>
          <w:rPr>
            <w:rFonts w:cstheme="minorHAnsi"/>
            <w:sz w:val="24"/>
            <w:szCs w:val="24"/>
          </w:rPr>
          <w:t xml:space="preserve">. </w:t>
        </w:r>
      </w:ins>
      <w:ins w:id="376" w:author="Maureen C Kennedy" w:date="2018-11-09T14:39:00Z">
        <w:r w:rsidRPr="00A74A05">
          <w:rPr>
            <w:rFonts w:cstheme="minorHAnsi"/>
            <w:sz w:val="24"/>
            <w:szCs w:val="24"/>
            <w:rPrChange w:id="377" w:author="Maureen C Kennedy" w:date="2018-11-09T14:39:00Z">
              <w:rPr/>
            </w:rPrChange>
          </w:rPr>
          <w:t xml:space="preserve"> </w:t>
        </w:r>
      </w:ins>
    </w:p>
    <w:p w14:paraId="5349397D" w14:textId="1D97BDBD" w:rsidR="00984633" w:rsidRPr="00A74A05" w:rsidDel="00984633" w:rsidRDefault="00984633">
      <w:pPr>
        <w:rPr>
          <w:del w:id="378" w:author="Susan Prichard" w:date="2018-11-14T18:36:00Z"/>
          <w:rFonts w:cstheme="minorHAnsi"/>
          <w:sz w:val="24"/>
          <w:szCs w:val="24"/>
          <w:rPrChange w:id="379" w:author="Maureen C Kennedy" w:date="2018-11-09T14:39:00Z">
            <w:rPr>
              <w:del w:id="380" w:author="Susan Prichard" w:date="2018-11-14T18:36:00Z"/>
            </w:rPr>
          </w:rPrChange>
        </w:rPr>
        <w:pPrChange w:id="381" w:author="Maureen C Kennedy" w:date="2018-11-09T14:39:00Z">
          <w:pPr>
            <w:ind w:firstLine="720"/>
          </w:pPr>
        </w:pPrChange>
      </w:pPr>
    </w:p>
    <w:p w14:paraId="4D85E2EB" w14:textId="6C43ACCB" w:rsidR="00924307" w:rsidRPr="007E189D" w:rsidRDefault="00775624" w:rsidP="006A3D86">
      <w:pPr>
        <w:ind w:firstLine="720"/>
        <w:rPr>
          <w:rFonts w:cstheme="minorHAnsi"/>
          <w:sz w:val="24"/>
          <w:szCs w:val="24"/>
        </w:rPr>
      </w:pPr>
      <w:del w:id="382" w:author="Maureen C Kennedy" w:date="2018-11-13T13:50:00Z">
        <w:r w:rsidRPr="00775624" w:rsidDel="00E7316A">
          <w:rPr>
            <w:rFonts w:cstheme="minorHAnsi"/>
            <w:sz w:val="24"/>
            <w:szCs w:val="24"/>
          </w:rPr>
          <w:delText>In conclusion, t</w:delText>
        </w:r>
      </w:del>
      <w:ins w:id="383" w:author="Maureen C Kennedy" w:date="2018-11-13T13:50:00Z">
        <w:r w:rsidR="00E7316A">
          <w:rPr>
            <w:rFonts w:cstheme="minorHAnsi"/>
            <w:sz w:val="24"/>
            <w:szCs w:val="24"/>
          </w:rPr>
          <w:t>T</w:t>
        </w:r>
      </w:ins>
      <w:r w:rsidRPr="00775624">
        <w:rPr>
          <w:rFonts w:cstheme="minorHAnsi"/>
          <w:sz w:val="24"/>
          <w:szCs w:val="24"/>
        </w:rPr>
        <w:t>he</w:t>
      </w:r>
      <w:ins w:id="384" w:author="Susan Prichard" w:date="2018-11-14T18:38:00Z">
        <w:r w:rsidR="00984633">
          <w:rPr>
            <w:rFonts w:cstheme="minorHAnsi"/>
            <w:sz w:val="24"/>
            <w:szCs w:val="24"/>
          </w:rPr>
          <w:t xml:space="preserve"> fuel loading</w:t>
        </w:r>
      </w:ins>
      <w:r w:rsidRPr="00775624">
        <w:rPr>
          <w:rFonts w:cstheme="minorHAnsi"/>
          <w:sz w:val="24"/>
          <w:szCs w:val="24"/>
        </w:rPr>
        <w:t xml:space="preserve"> </w:t>
      </w:r>
      <w:del w:id="385" w:author="Susan Prichard" w:date="2018-11-14T18:38:00Z">
        <w:r w:rsidRPr="00775624" w:rsidDel="00984633">
          <w:rPr>
            <w:rFonts w:cstheme="minorHAnsi"/>
            <w:sz w:val="24"/>
            <w:szCs w:val="24"/>
          </w:rPr>
          <w:delText xml:space="preserve">fuel loading </w:delText>
        </w:r>
      </w:del>
      <w:r w:rsidRPr="00775624">
        <w:rPr>
          <w:rFonts w:cstheme="minorHAnsi"/>
          <w:sz w:val="24"/>
          <w:szCs w:val="24"/>
        </w:rPr>
        <w:t>database is a work in progress a</w:t>
      </w:r>
      <w:r>
        <w:rPr>
          <w:rFonts w:cstheme="minorHAnsi"/>
          <w:sz w:val="24"/>
          <w:szCs w:val="24"/>
        </w:rPr>
        <w:t>nd will benefit from additional records, particularly for under-represented fuel types. As such, it offers guidance on where additional field inventories and fuel characterization would be particularly beneficial.</w:t>
      </w:r>
      <w:r w:rsidR="006A3D86">
        <w:rPr>
          <w:rFonts w:cstheme="minorHAnsi"/>
          <w:sz w:val="24"/>
          <w:szCs w:val="24"/>
        </w:rPr>
        <w:t xml:space="preserve"> The existing fuel loading distributions for 65 EVT Groups will be useful to assessing how representative existing mapped estimates of fuel loadings are and also for calculating uncertainty in fuel loading estimates and highly correlated estimates of potential wildland fire emissions and carbon stores.</w:t>
      </w:r>
    </w:p>
    <w:p w14:paraId="3CA2813B" w14:textId="77777777" w:rsidR="006153E5" w:rsidRPr="007E189D" w:rsidRDefault="006153E5" w:rsidP="006153E5">
      <w:pPr>
        <w:rPr>
          <w:rFonts w:cstheme="minorHAnsi"/>
          <w:sz w:val="24"/>
          <w:szCs w:val="24"/>
        </w:rPr>
      </w:pPr>
    </w:p>
    <w:p w14:paraId="5D48AE04" w14:textId="6156BE45" w:rsidR="009E6C09" w:rsidDel="005A238D" w:rsidRDefault="00984633">
      <w:pPr>
        <w:spacing w:after="160" w:line="259" w:lineRule="auto"/>
        <w:rPr>
          <w:del w:id="386" w:author="Susan Prichard" w:date="2018-11-14T16:04:00Z"/>
          <w:rFonts w:cstheme="minorHAnsi"/>
          <w:b/>
          <w:sz w:val="24"/>
          <w:szCs w:val="24"/>
        </w:rPr>
      </w:pPr>
      <w:ins w:id="387" w:author="Susan Prichard" w:date="2018-11-14T18:36:00Z">
        <w:r>
          <w:rPr>
            <w:rFonts w:cstheme="minorHAnsi"/>
            <w:b/>
            <w:sz w:val="24"/>
            <w:szCs w:val="24"/>
          </w:rPr>
          <w:t>R</w:t>
        </w:r>
      </w:ins>
      <w:del w:id="388" w:author="Susan Prichard" w:date="2018-11-14T16:04:00Z">
        <w:r w:rsidR="009E6C09" w:rsidDel="005A238D">
          <w:rPr>
            <w:rFonts w:cstheme="minorHAnsi"/>
            <w:b/>
            <w:sz w:val="24"/>
            <w:szCs w:val="24"/>
          </w:rPr>
          <w:br w:type="page"/>
        </w:r>
      </w:del>
    </w:p>
    <w:p w14:paraId="4144770C" w14:textId="2FD82C57" w:rsidR="006153E5" w:rsidRPr="007E189D" w:rsidRDefault="006153E5" w:rsidP="008C1D11">
      <w:pPr>
        <w:spacing w:after="160" w:line="259" w:lineRule="auto"/>
        <w:rPr>
          <w:rFonts w:cstheme="minorHAnsi"/>
          <w:b/>
          <w:sz w:val="24"/>
          <w:szCs w:val="24"/>
        </w:rPr>
      </w:pPr>
      <w:del w:id="389" w:author="Susan Prichard" w:date="2018-11-14T16:04:00Z">
        <w:r w:rsidRPr="007E189D" w:rsidDel="005A238D">
          <w:rPr>
            <w:rFonts w:cstheme="minorHAnsi"/>
            <w:b/>
            <w:sz w:val="24"/>
            <w:szCs w:val="24"/>
          </w:rPr>
          <w:delText>R</w:delText>
        </w:r>
      </w:del>
      <w:r w:rsidRPr="007E189D">
        <w:rPr>
          <w:rFonts w:cstheme="minorHAnsi"/>
          <w:b/>
          <w:sz w:val="24"/>
          <w:szCs w:val="24"/>
        </w:rPr>
        <w:t>eferences</w:t>
      </w:r>
    </w:p>
    <w:p w14:paraId="7A97CD30" w14:textId="77777777" w:rsidR="006153E5" w:rsidRDefault="006153E5" w:rsidP="006153E5">
      <w:pPr>
        <w:ind w:left="360" w:hanging="360"/>
        <w:rPr>
          <w:rFonts w:cstheme="minorHAnsi"/>
          <w:sz w:val="24"/>
          <w:szCs w:val="24"/>
        </w:rPr>
      </w:pPr>
      <w:r>
        <w:rPr>
          <w:rFonts w:cstheme="minorHAnsi"/>
          <w:sz w:val="24"/>
          <w:szCs w:val="24"/>
        </w:rPr>
        <w:t>Anderson, H.E., 1982. Aids to determining fuel models for estimating fire behavior. INT-GTR-122. US Forest Service Intermountain Forest and Range Experiment Station, Ogden, UT.</w:t>
      </w:r>
    </w:p>
    <w:p w14:paraId="2CA7B5BB" w14:textId="77777777" w:rsidR="006153E5" w:rsidRPr="007E189D" w:rsidRDefault="006153E5" w:rsidP="006153E5">
      <w:pPr>
        <w:ind w:left="360" w:hanging="360"/>
        <w:rPr>
          <w:rFonts w:cstheme="minorHAnsi"/>
          <w:sz w:val="24"/>
          <w:szCs w:val="24"/>
        </w:rPr>
      </w:pPr>
      <w:proofErr w:type="spellStart"/>
      <w:r w:rsidRPr="007E189D">
        <w:rPr>
          <w:rFonts w:cstheme="minorHAnsi"/>
          <w:sz w:val="24"/>
          <w:szCs w:val="24"/>
        </w:rPr>
        <w:t>Blackard</w:t>
      </w:r>
      <w:proofErr w:type="spellEnd"/>
      <w:r w:rsidRPr="007E189D">
        <w:rPr>
          <w:rFonts w:cstheme="minorHAnsi"/>
          <w:sz w:val="24"/>
          <w:szCs w:val="24"/>
        </w:rPr>
        <w:t xml:space="preserve">, J.A., </w:t>
      </w:r>
      <w:proofErr w:type="spellStart"/>
      <w:r w:rsidRPr="007E189D">
        <w:rPr>
          <w:rFonts w:cstheme="minorHAnsi"/>
          <w:sz w:val="24"/>
          <w:szCs w:val="24"/>
        </w:rPr>
        <w:t>Finco</w:t>
      </w:r>
      <w:proofErr w:type="spellEnd"/>
      <w:r w:rsidRPr="007E189D">
        <w:rPr>
          <w:rFonts w:cstheme="minorHAnsi"/>
          <w:sz w:val="24"/>
          <w:szCs w:val="24"/>
        </w:rPr>
        <w:t>, M.V., Helmer, E.H. et al. 2007. Mapping US forest biomass using nationwide forest inventory data and moderate resolution information. Remote Sensing of Environment 112:1658-1677.</w:t>
      </w:r>
    </w:p>
    <w:p w14:paraId="38F3942F" w14:textId="77777777" w:rsidR="006153E5" w:rsidRPr="00C37B90" w:rsidRDefault="006153E5">
      <w:pPr>
        <w:ind w:left="360" w:hanging="360"/>
        <w:rPr>
          <w:rFonts w:eastAsiaTheme="minorEastAsia"/>
          <w:sz w:val="24"/>
          <w:szCs w:val="24"/>
        </w:rPr>
      </w:pPr>
      <w:r w:rsidRPr="007E189D">
        <w:rPr>
          <w:rFonts w:eastAsiaTheme="minorEastAsia"/>
          <w:sz w:val="24"/>
          <w:szCs w:val="24"/>
        </w:rPr>
        <w:lastRenderedPageBreak/>
        <w:t xml:space="preserve">Boudreau, J., Nelson, R., Margolis, H., Beaudoin, A., Guindon, L. and </w:t>
      </w:r>
      <w:proofErr w:type="spellStart"/>
      <w:r w:rsidRPr="007E189D">
        <w:rPr>
          <w:rFonts w:eastAsiaTheme="minorEastAsia"/>
          <w:sz w:val="24"/>
          <w:szCs w:val="24"/>
        </w:rPr>
        <w:t>Kimes</w:t>
      </w:r>
      <w:proofErr w:type="spellEnd"/>
      <w:r w:rsidRPr="007E189D">
        <w:rPr>
          <w:rFonts w:eastAsiaTheme="minorEastAsia"/>
          <w:sz w:val="24"/>
          <w:szCs w:val="24"/>
        </w:rPr>
        <w:t>, D. 2008. Regional aboveground forest biomass using airborne and spaceborne LiDAR in Québec. Remote Sensing of Environment, 112:3876–3890.</w:t>
      </w:r>
    </w:p>
    <w:p w14:paraId="7388B353" w14:textId="77777777" w:rsidR="006153E5" w:rsidRDefault="006153E5" w:rsidP="006153E5">
      <w:pPr>
        <w:ind w:left="360" w:hanging="360"/>
        <w:rPr>
          <w:rFonts w:cstheme="minorHAnsi"/>
          <w:sz w:val="24"/>
          <w:szCs w:val="24"/>
        </w:rPr>
      </w:pPr>
      <w:proofErr w:type="spellStart"/>
      <w:r w:rsidRPr="007E189D">
        <w:rPr>
          <w:rFonts w:cstheme="minorHAnsi"/>
          <w:sz w:val="24"/>
          <w:szCs w:val="24"/>
        </w:rPr>
        <w:t>Congalton</w:t>
      </w:r>
      <w:proofErr w:type="spellEnd"/>
      <w:r w:rsidRPr="007E189D">
        <w:rPr>
          <w:rFonts w:cstheme="minorHAnsi"/>
          <w:sz w:val="24"/>
          <w:szCs w:val="24"/>
        </w:rPr>
        <w:t xml:space="preserve">, R.G., Gu, J., Yadav, K., </w:t>
      </w:r>
      <w:proofErr w:type="spellStart"/>
      <w:r w:rsidRPr="007E189D">
        <w:rPr>
          <w:rFonts w:cstheme="minorHAnsi"/>
          <w:sz w:val="24"/>
          <w:szCs w:val="24"/>
        </w:rPr>
        <w:t>Thenkabail</w:t>
      </w:r>
      <w:proofErr w:type="spellEnd"/>
      <w:r w:rsidRPr="007E189D">
        <w:rPr>
          <w:rFonts w:cstheme="minorHAnsi"/>
          <w:sz w:val="24"/>
          <w:szCs w:val="24"/>
        </w:rPr>
        <w:t xml:space="preserve">, P. and </w:t>
      </w:r>
      <w:proofErr w:type="spellStart"/>
      <w:r w:rsidRPr="007E189D">
        <w:rPr>
          <w:rFonts w:cstheme="minorHAnsi"/>
          <w:sz w:val="24"/>
          <w:szCs w:val="24"/>
        </w:rPr>
        <w:t>Ozdogan</w:t>
      </w:r>
      <w:proofErr w:type="spellEnd"/>
      <w:r w:rsidRPr="007E189D">
        <w:rPr>
          <w:rFonts w:cstheme="minorHAnsi"/>
          <w:sz w:val="24"/>
          <w:szCs w:val="24"/>
        </w:rPr>
        <w:t>, M. 2014. Global land cover mapping: a review and uncertainty analysis. Remote Sensin</w:t>
      </w:r>
      <w:r>
        <w:rPr>
          <w:rFonts w:cstheme="minorHAnsi"/>
          <w:sz w:val="24"/>
          <w:szCs w:val="24"/>
        </w:rPr>
        <w:t>g</w:t>
      </w:r>
      <w:r w:rsidRPr="007E189D">
        <w:rPr>
          <w:rFonts w:cstheme="minorHAnsi"/>
          <w:sz w:val="24"/>
          <w:szCs w:val="24"/>
        </w:rPr>
        <w:t xml:space="preserve"> 6:12070-12093.</w:t>
      </w:r>
    </w:p>
    <w:p w14:paraId="5E5478B4" w14:textId="5F8B5D6A" w:rsidR="006153E5" w:rsidRDefault="006153E5">
      <w:pPr>
        <w:ind w:left="360" w:hanging="360"/>
        <w:rPr>
          <w:rFonts w:eastAsiaTheme="minorEastAsia"/>
          <w:sz w:val="24"/>
          <w:szCs w:val="24"/>
        </w:rPr>
      </w:pPr>
      <w:proofErr w:type="spellStart"/>
      <w:r w:rsidRPr="4FC678A3">
        <w:rPr>
          <w:rFonts w:eastAsiaTheme="minorEastAsia"/>
          <w:color w:val="222222"/>
          <w:sz w:val="24"/>
          <w:szCs w:val="24"/>
        </w:rPr>
        <w:t>Delignette</w:t>
      </w:r>
      <w:proofErr w:type="spellEnd"/>
      <w:r w:rsidRPr="4FC678A3">
        <w:rPr>
          <w:rFonts w:eastAsiaTheme="minorEastAsia"/>
          <w:color w:val="222222"/>
          <w:sz w:val="24"/>
          <w:szCs w:val="24"/>
        </w:rPr>
        <w:t>-Muller,</w:t>
      </w:r>
      <w:r w:rsidRPr="4FC678A3">
        <w:rPr>
          <w:rFonts w:eastAsiaTheme="minorEastAsia"/>
          <w:color w:val="222222"/>
        </w:rPr>
        <w:t xml:space="preserve"> M.L. and </w:t>
      </w:r>
      <w:proofErr w:type="spellStart"/>
      <w:r w:rsidRPr="4FC678A3">
        <w:rPr>
          <w:rFonts w:eastAsiaTheme="minorEastAsia"/>
          <w:color w:val="222222"/>
        </w:rPr>
        <w:t>Dutang</w:t>
      </w:r>
      <w:proofErr w:type="spellEnd"/>
      <w:r w:rsidRPr="4FC678A3">
        <w:rPr>
          <w:rFonts w:eastAsiaTheme="minorEastAsia"/>
          <w:color w:val="222222"/>
        </w:rPr>
        <w:t>, C.</w:t>
      </w:r>
      <w:r w:rsidRPr="00C37B90">
        <w:rPr>
          <w:rFonts w:eastAsiaTheme="minorEastAsia"/>
          <w:color w:val="222222"/>
          <w:sz w:val="24"/>
          <w:szCs w:val="24"/>
        </w:rPr>
        <w:t xml:space="preserve"> </w:t>
      </w:r>
      <w:r w:rsidRPr="4FC678A3">
        <w:rPr>
          <w:rFonts w:eastAsiaTheme="minorEastAsia"/>
          <w:color w:val="222222"/>
        </w:rPr>
        <w:t>2015</w:t>
      </w:r>
      <w:r w:rsidRPr="00C37B90">
        <w:rPr>
          <w:rFonts w:eastAsiaTheme="minorEastAsia"/>
          <w:color w:val="222222"/>
          <w:sz w:val="24"/>
          <w:szCs w:val="24"/>
        </w:rPr>
        <w:t xml:space="preserve">. </w:t>
      </w:r>
      <w:proofErr w:type="spellStart"/>
      <w:r w:rsidRPr="4FC678A3">
        <w:rPr>
          <w:rFonts w:eastAsiaTheme="minorEastAsia"/>
          <w:color w:val="222222"/>
          <w:sz w:val="24"/>
          <w:szCs w:val="24"/>
        </w:rPr>
        <w:t>fitdistrplus</w:t>
      </w:r>
      <w:proofErr w:type="spellEnd"/>
      <w:r w:rsidRPr="4FC678A3">
        <w:rPr>
          <w:rFonts w:eastAsiaTheme="minorEastAsia"/>
          <w:color w:val="222222"/>
          <w:sz w:val="24"/>
          <w:szCs w:val="24"/>
        </w:rPr>
        <w:t xml:space="preserve">: An R Package for Fitting Distributions. Journal of Statistical Software, 64:1-34. </w:t>
      </w:r>
      <w:hyperlink r:id="rId11" w:history="1">
        <w:r w:rsidR="00612C2F" w:rsidRPr="005C4A7E">
          <w:rPr>
            <w:rStyle w:val="Hyperlink"/>
            <w:rFonts w:eastAsiaTheme="minorEastAsia"/>
            <w:sz w:val="24"/>
            <w:szCs w:val="24"/>
          </w:rPr>
          <w:t>http://www.jstatsoft.org/v64/i04</w:t>
        </w:r>
      </w:hyperlink>
    </w:p>
    <w:p w14:paraId="01D0EE90" w14:textId="401C9FBD" w:rsidR="00612C2F" w:rsidRDefault="00612C2F">
      <w:pPr>
        <w:ind w:left="360" w:hanging="360"/>
        <w:rPr>
          <w:rFonts w:eastAsiaTheme="minorEastAsia"/>
          <w:sz w:val="24"/>
          <w:szCs w:val="24"/>
        </w:rPr>
      </w:pPr>
      <w:r w:rsidRPr="00612C2F">
        <w:rPr>
          <w:rFonts w:eastAsiaTheme="minorEastAsia"/>
          <w:sz w:val="24"/>
          <w:szCs w:val="24"/>
        </w:rPr>
        <w:t xml:space="preserve">Finney, M. A. 2006. An overview of </w:t>
      </w:r>
      <w:proofErr w:type="spellStart"/>
      <w:r w:rsidRPr="00612C2F">
        <w:rPr>
          <w:rFonts w:eastAsiaTheme="minorEastAsia"/>
          <w:sz w:val="24"/>
          <w:szCs w:val="24"/>
        </w:rPr>
        <w:t>FlamMap</w:t>
      </w:r>
      <w:proofErr w:type="spellEnd"/>
      <w:r w:rsidRPr="00612C2F">
        <w:rPr>
          <w:rFonts w:eastAsiaTheme="minorEastAsia"/>
          <w:sz w:val="24"/>
          <w:szCs w:val="24"/>
        </w:rPr>
        <w:t xml:space="preserve"> fire modeling capabilities. In: Fuels management—how to measure success: conference proceedings. 2006 March 28-30; Portland, Oregon. Proceedings RMRS-P-41. Fort Collins, CO: U.S. Department of Agriculture, Forest Service, Rocky Mountain Research Station: 213-220. </w:t>
      </w:r>
    </w:p>
    <w:p w14:paraId="2528FCB0" w14:textId="060685E1" w:rsidR="008C1D11" w:rsidRPr="00C37B90" w:rsidRDefault="008C1D11">
      <w:pPr>
        <w:ind w:left="360" w:hanging="360"/>
        <w:rPr>
          <w:rFonts w:eastAsiaTheme="minorEastAsia"/>
          <w:sz w:val="24"/>
          <w:szCs w:val="24"/>
        </w:rPr>
      </w:pPr>
      <w:r w:rsidRPr="008C1D11">
        <w:rPr>
          <w:rFonts w:eastAsiaTheme="minorEastAsia"/>
          <w:sz w:val="24"/>
          <w:szCs w:val="24"/>
        </w:rPr>
        <w:t xml:space="preserve">French, N.H.F., W.J. de Groot, L.K. Jenkins, B.M. Rogers, E.C. Alvarado, B. </w:t>
      </w:r>
      <w:proofErr w:type="spellStart"/>
      <w:r w:rsidRPr="008C1D11">
        <w:rPr>
          <w:rFonts w:eastAsiaTheme="minorEastAsia"/>
          <w:sz w:val="24"/>
          <w:szCs w:val="24"/>
        </w:rPr>
        <w:t>Amiro</w:t>
      </w:r>
      <w:proofErr w:type="spellEnd"/>
      <w:r w:rsidRPr="008C1D11">
        <w:rPr>
          <w:rFonts w:eastAsiaTheme="minorEastAsia"/>
          <w:sz w:val="24"/>
          <w:szCs w:val="24"/>
        </w:rPr>
        <w:t xml:space="preserve">, B. de Jong, S. Goetz, E. Hoy, E. </w:t>
      </w:r>
      <w:proofErr w:type="spellStart"/>
      <w:r w:rsidRPr="008C1D11">
        <w:rPr>
          <w:rFonts w:eastAsiaTheme="minorEastAsia"/>
          <w:sz w:val="24"/>
          <w:szCs w:val="24"/>
        </w:rPr>
        <w:t>Hyer</w:t>
      </w:r>
      <w:proofErr w:type="spellEnd"/>
      <w:r w:rsidRPr="008C1D11">
        <w:rPr>
          <w:rFonts w:eastAsiaTheme="minorEastAsia"/>
          <w:sz w:val="24"/>
          <w:szCs w:val="24"/>
        </w:rPr>
        <w:t xml:space="preserve">, R. Keane, D. McKenzie, S.G. McNulty, B.E Law, R. </w:t>
      </w:r>
      <w:proofErr w:type="spellStart"/>
      <w:r w:rsidRPr="008C1D11">
        <w:rPr>
          <w:rFonts w:eastAsiaTheme="minorEastAsia"/>
          <w:sz w:val="24"/>
          <w:szCs w:val="24"/>
        </w:rPr>
        <w:t>Ottmar</w:t>
      </w:r>
      <w:proofErr w:type="spellEnd"/>
      <w:r w:rsidRPr="008C1D11">
        <w:rPr>
          <w:rFonts w:eastAsiaTheme="minorEastAsia"/>
          <w:sz w:val="24"/>
          <w:szCs w:val="24"/>
        </w:rPr>
        <w:t>, D.R. Perez-</w:t>
      </w:r>
      <w:proofErr w:type="spellStart"/>
      <w:r w:rsidRPr="008C1D11">
        <w:rPr>
          <w:rFonts w:eastAsiaTheme="minorEastAsia"/>
          <w:sz w:val="24"/>
          <w:szCs w:val="24"/>
        </w:rPr>
        <w:t>Salicrup</w:t>
      </w:r>
      <w:proofErr w:type="spellEnd"/>
      <w:r w:rsidRPr="008C1D11">
        <w:rPr>
          <w:rFonts w:eastAsiaTheme="minorEastAsia"/>
          <w:sz w:val="24"/>
          <w:szCs w:val="24"/>
        </w:rPr>
        <w:t xml:space="preserve">, J. </w:t>
      </w:r>
      <w:proofErr w:type="spellStart"/>
      <w:r w:rsidRPr="008C1D11">
        <w:rPr>
          <w:rFonts w:eastAsiaTheme="minorEastAsia"/>
          <w:sz w:val="24"/>
          <w:szCs w:val="24"/>
        </w:rPr>
        <w:t>Randerson</w:t>
      </w:r>
      <w:proofErr w:type="spellEnd"/>
      <w:r w:rsidRPr="008C1D11">
        <w:rPr>
          <w:rFonts w:eastAsiaTheme="minorEastAsia"/>
          <w:sz w:val="24"/>
          <w:szCs w:val="24"/>
        </w:rPr>
        <w:t>, K.</w:t>
      </w:r>
      <w:r>
        <w:rPr>
          <w:rFonts w:eastAsiaTheme="minorEastAsia"/>
          <w:sz w:val="24"/>
          <w:szCs w:val="24"/>
        </w:rPr>
        <w:t xml:space="preserve">M. Robertson, and M. Turetsky. 2011. </w:t>
      </w:r>
      <w:r w:rsidRPr="008C1D11">
        <w:rPr>
          <w:rFonts w:eastAsiaTheme="minorEastAsia"/>
          <w:sz w:val="24"/>
          <w:szCs w:val="24"/>
        </w:rPr>
        <w:t>Model comparisons for estimating carbon emissions fro</w:t>
      </w:r>
      <w:r>
        <w:rPr>
          <w:rFonts w:eastAsiaTheme="minorEastAsia"/>
          <w:sz w:val="24"/>
          <w:szCs w:val="24"/>
        </w:rPr>
        <w:t>m North American wildland fire.</w:t>
      </w:r>
      <w:r w:rsidRPr="008C1D11">
        <w:rPr>
          <w:rFonts w:eastAsiaTheme="minorEastAsia"/>
          <w:sz w:val="24"/>
          <w:szCs w:val="24"/>
        </w:rPr>
        <w:t xml:space="preserve"> Journ</w:t>
      </w:r>
      <w:r>
        <w:rPr>
          <w:rFonts w:eastAsiaTheme="minorEastAsia"/>
          <w:sz w:val="24"/>
          <w:szCs w:val="24"/>
        </w:rPr>
        <w:t>al of Geophysical Research 116.</w:t>
      </w:r>
    </w:p>
    <w:p w14:paraId="69A76D7A" w14:textId="77777777" w:rsidR="006153E5" w:rsidRPr="00C37B90" w:rsidRDefault="006153E5">
      <w:pPr>
        <w:ind w:left="360" w:hanging="360"/>
        <w:rPr>
          <w:rFonts w:eastAsiaTheme="minorEastAsia"/>
          <w:sz w:val="24"/>
          <w:szCs w:val="24"/>
        </w:rPr>
      </w:pPr>
      <w:r w:rsidRPr="007E189D">
        <w:rPr>
          <w:rFonts w:eastAsiaTheme="minorEastAsia"/>
          <w:sz w:val="24"/>
          <w:szCs w:val="24"/>
        </w:rPr>
        <w:t>Hu, T., Su, Y., Xue, B., Liu, J., Zhao, X., Fang, J. and Guo, Q. 2016. Mapping global forest aboveground biomass with spaceborne LiDAR, optical imagery, and forest inventory data. Remote Sensing 8:565.</w:t>
      </w:r>
    </w:p>
    <w:p w14:paraId="571FC439"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Keane, R.E., Burgan, R. and van </w:t>
      </w:r>
      <w:proofErr w:type="spellStart"/>
      <w:r w:rsidRPr="007E189D">
        <w:rPr>
          <w:rFonts w:cstheme="minorHAnsi"/>
          <w:sz w:val="24"/>
          <w:szCs w:val="24"/>
        </w:rPr>
        <w:t>Wagtendonk</w:t>
      </w:r>
      <w:proofErr w:type="spellEnd"/>
      <w:r w:rsidRPr="007E189D">
        <w:rPr>
          <w:rFonts w:cstheme="minorHAnsi"/>
          <w:sz w:val="24"/>
          <w:szCs w:val="24"/>
        </w:rPr>
        <w:t>, J. 2001. Mapping wildland fuels for fire management across multiple scales: integrating remote sensing, GIS, and biophysical modeling. International Journal of Wildland Fire 10:301-319.</w:t>
      </w:r>
    </w:p>
    <w:p w14:paraId="78B7B5EA" w14:textId="77777777" w:rsidR="006153E5" w:rsidRPr="007E189D" w:rsidRDefault="006153E5" w:rsidP="006153E5">
      <w:pPr>
        <w:ind w:left="360" w:hanging="360"/>
        <w:rPr>
          <w:rFonts w:cstheme="minorHAnsi"/>
          <w:sz w:val="24"/>
          <w:szCs w:val="24"/>
        </w:rPr>
      </w:pPr>
      <w:r w:rsidRPr="007E189D">
        <w:rPr>
          <w:rFonts w:cstheme="minorHAnsi"/>
          <w:sz w:val="24"/>
          <w:szCs w:val="24"/>
        </w:rPr>
        <w:t>Keane, R.E. 2013. Describing wildland surface fuel loading for fire management: a review of approaches, methods and systems. International Journal of Wildland Fire 22:51-62.</w:t>
      </w:r>
    </w:p>
    <w:p w14:paraId="3ACAD1D6" w14:textId="77777777" w:rsidR="006153E5" w:rsidRDefault="006153E5" w:rsidP="006153E5">
      <w:pPr>
        <w:ind w:left="360" w:hanging="360"/>
        <w:rPr>
          <w:rFonts w:cstheme="minorHAnsi"/>
          <w:sz w:val="24"/>
          <w:szCs w:val="24"/>
        </w:rPr>
      </w:pPr>
      <w:r w:rsidRPr="007E189D">
        <w:rPr>
          <w:rFonts w:cstheme="minorHAnsi"/>
          <w:sz w:val="24"/>
          <w:szCs w:val="24"/>
        </w:rPr>
        <w:t xml:space="preserve">Keane, R.E., </w:t>
      </w:r>
      <w:proofErr w:type="spellStart"/>
      <w:r w:rsidRPr="007E189D">
        <w:rPr>
          <w:rFonts w:cstheme="minorHAnsi"/>
          <w:sz w:val="24"/>
          <w:szCs w:val="24"/>
        </w:rPr>
        <w:t>Herynk</w:t>
      </w:r>
      <w:proofErr w:type="spellEnd"/>
      <w:r w:rsidRPr="007E189D">
        <w:rPr>
          <w:rFonts w:cstheme="minorHAnsi"/>
          <w:sz w:val="24"/>
          <w:szCs w:val="24"/>
        </w:rPr>
        <w:t>, J.M., Toney, C., Urbanski, S.P., Lutes, D.C. and Ottmar, R.D. 2013. Evaluating the performance and mapping of three fuel classification system using Forest Inventory and Analysis surface fuel measurements. Forest Ecology and Management 305:248-263.</w:t>
      </w:r>
    </w:p>
    <w:p w14:paraId="11E0D417" w14:textId="30B44662" w:rsidR="006153E5" w:rsidRDefault="006153E5" w:rsidP="006153E5">
      <w:pPr>
        <w:ind w:left="360" w:hanging="360"/>
        <w:rPr>
          <w:ins w:id="390" w:author="Maureen C Kennedy" w:date="2018-11-09T07:50:00Z"/>
          <w:rFonts w:cstheme="minorHAnsi"/>
          <w:sz w:val="24"/>
          <w:szCs w:val="24"/>
        </w:rPr>
      </w:pPr>
      <w:proofErr w:type="spellStart"/>
      <w:r w:rsidRPr="007E189D">
        <w:rPr>
          <w:rFonts w:cstheme="minorHAnsi"/>
          <w:sz w:val="24"/>
          <w:szCs w:val="24"/>
        </w:rPr>
        <w:t>Krasnow</w:t>
      </w:r>
      <w:proofErr w:type="spellEnd"/>
      <w:r w:rsidRPr="007E189D">
        <w:rPr>
          <w:rFonts w:cstheme="minorHAnsi"/>
          <w:sz w:val="24"/>
          <w:szCs w:val="24"/>
        </w:rPr>
        <w:t xml:space="preserve">, K., </w:t>
      </w:r>
      <w:proofErr w:type="spellStart"/>
      <w:r w:rsidRPr="007E189D">
        <w:rPr>
          <w:rFonts w:cstheme="minorHAnsi"/>
          <w:sz w:val="24"/>
          <w:szCs w:val="24"/>
        </w:rPr>
        <w:t>Schoennagel</w:t>
      </w:r>
      <w:proofErr w:type="spellEnd"/>
      <w:r w:rsidRPr="007E189D">
        <w:rPr>
          <w:rFonts w:cstheme="minorHAnsi"/>
          <w:sz w:val="24"/>
          <w:szCs w:val="24"/>
        </w:rPr>
        <w:t>, T. and Veblen, T.T. 2009. Forest fuel mapping and evaluation of LANDFIRE fuel maps in Boulder County, Colorado, USA. Forest Ecology and Management 257:1603-1612.</w:t>
      </w:r>
    </w:p>
    <w:p w14:paraId="2695D709" w14:textId="5CD1F283" w:rsidR="005B5219" w:rsidRPr="005B5219" w:rsidRDefault="005B5219" w:rsidP="005B5219">
      <w:pPr>
        <w:ind w:left="360" w:hanging="360"/>
        <w:rPr>
          <w:ins w:id="391" w:author="Maureen C Kennedy" w:date="2018-11-09T07:50:00Z"/>
          <w:rFonts w:cstheme="minorHAnsi"/>
          <w:sz w:val="24"/>
          <w:szCs w:val="24"/>
        </w:rPr>
      </w:pPr>
      <w:proofErr w:type="spellStart"/>
      <w:ins w:id="392" w:author="Maureen C Kennedy" w:date="2018-11-09T07:50:00Z">
        <w:r>
          <w:rPr>
            <w:rFonts w:cstheme="minorHAnsi"/>
            <w:sz w:val="24"/>
            <w:szCs w:val="24"/>
          </w:rPr>
          <w:t>Lachenbruch</w:t>
        </w:r>
        <w:proofErr w:type="spellEnd"/>
        <w:r>
          <w:rPr>
            <w:rFonts w:cstheme="minorHAnsi"/>
            <w:sz w:val="24"/>
            <w:szCs w:val="24"/>
          </w:rPr>
          <w:t>, P.A.</w:t>
        </w:r>
        <w:r w:rsidRPr="005B5219">
          <w:rPr>
            <w:rFonts w:cstheme="minorHAnsi"/>
            <w:sz w:val="24"/>
            <w:szCs w:val="24"/>
          </w:rPr>
          <w:t xml:space="preserve"> 2002. Analysis of data with excess zeros. Stat</w:t>
        </w:r>
      </w:ins>
      <w:ins w:id="393" w:author="Maureen C Kennedy" w:date="2018-11-09T07:51:00Z">
        <w:r>
          <w:rPr>
            <w:rFonts w:cstheme="minorHAnsi"/>
            <w:sz w:val="24"/>
            <w:szCs w:val="24"/>
          </w:rPr>
          <w:t>istical</w:t>
        </w:r>
      </w:ins>
      <w:ins w:id="394" w:author="Maureen C Kennedy" w:date="2018-11-09T07:50:00Z">
        <w:r w:rsidRPr="005B5219">
          <w:rPr>
            <w:rFonts w:cstheme="minorHAnsi"/>
            <w:sz w:val="24"/>
            <w:szCs w:val="24"/>
          </w:rPr>
          <w:t xml:space="preserve"> Methods</w:t>
        </w:r>
      </w:ins>
      <w:ins w:id="395" w:author="Maureen C Kennedy" w:date="2018-11-09T07:51:00Z">
        <w:r>
          <w:rPr>
            <w:rFonts w:cstheme="minorHAnsi"/>
            <w:sz w:val="24"/>
            <w:szCs w:val="24"/>
          </w:rPr>
          <w:t xml:space="preserve"> in</w:t>
        </w:r>
      </w:ins>
      <w:ins w:id="396" w:author="Maureen C Kennedy" w:date="2018-11-09T07:50:00Z">
        <w:r w:rsidRPr="005B5219">
          <w:rPr>
            <w:rFonts w:cstheme="minorHAnsi"/>
            <w:sz w:val="24"/>
            <w:szCs w:val="24"/>
          </w:rPr>
          <w:t xml:space="preserve"> Med</w:t>
        </w:r>
      </w:ins>
      <w:ins w:id="397" w:author="Maureen C Kennedy" w:date="2018-11-09T07:51:00Z">
        <w:r>
          <w:rPr>
            <w:rFonts w:cstheme="minorHAnsi"/>
            <w:sz w:val="24"/>
            <w:szCs w:val="24"/>
          </w:rPr>
          <w:t>ical</w:t>
        </w:r>
      </w:ins>
      <w:ins w:id="398" w:author="Maureen C Kennedy" w:date="2018-11-09T07:50:00Z">
        <w:r w:rsidRPr="005B5219">
          <w:rPr>
            <w:rFonts w:cstheme="minorHAnsi"/>
            <w:sz w:val="24"/>
            <w:szCs w:val="24"/>
          </w:rPr>
          <w:t xml:space="preserve"> Res</w:t>
        </w:r>
      </w:ins>
      <w:ins w:id="399" w:author="Maureen C Kennedy" w:date="2018-11-09T07:51:00Z">
        <w:r>
          <w:rPr>
            <w:rFonts w:cstheme="minorHAnsi"/>
            <w:sz w:val="24"/>
            <w:szCs w:val="24"/>
          </w:rPr>
          <w:t>earch</w:t>
        </w:r>
      </w:ins>
      <w:ins w:id="400" w:author="Maureen C Kennedy" w:date="2018-11-09T07:50:00Z">
        <w:r w:rsidRPr="005B5219">
          <w:rPr>
            <w:rFonts w:cstheme="minorHAnsi"/>
            <w:sz w:val="24"/>
            <w:szCs w:val="24"/>
          </w:rPr>
          <w:t>. 11, 297–302. doi:10.1191/0962280202sm289ra</w:t>
        </w:r>
      </w:ins>
    </w:p>
    <w:p w14:paraId="0EFCE277" w14:textId="7333B176" w:rsidR="005B5219" w:rsidDel="005B5219" w:rsidRDefault="005B5219" w:rsidP="006153E5">
      <w:pPr>
        <w:ind w:left="360" w:hanging="360"/>
        <w:rPr>
          <w:del w:id="401" w:author="Maureen C Kennedy" w:date="2018-11-09T07:50:00Z"/>
          <w:rFonts w:cstheme="minorHAnsi"/>
          <w:sz w:val="24"/>
          <w:szCs w:val="24"/>
        </w:rPr>
      </w:pPr>
    </w:p>
    <w:p w14:paraId="7935258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Larkin, N.K., </w:t>
      </w:r>
      <w:proofErr w:type="spellStart"/>
      <w:r w:rsidRPr="007E189D">
        <w:rPr>
          <w:rFonts w:cstheme="minorHAnsi"/>
          <w:sz w:val="24"/>
          <w:szCs w:val="24"/>
        </w:rPr>
        <w:t>Raffuse</w:t>
      </w:r>
      <w:proofErr w:type="spellEnd"/>
      <w:r w:rsidRPr="007E189D">
        <w:rPr>
          <w:rFonts w:cstheme="minorHAnsi"/>
          <w:sz w:val="24"/>
          <w:szCs w:val="24"/>
        </w:rPr>
        <w:t>, S.M. and Strand, T.M. 2014. Wildland fire emissions, carbon, and climate: US emissions inventories. Forest Ecology and Management 317:61-69.</w:t>
      </w:r>
      <w:r w:rsidRPr="00AA75D4">
        <w:rPr>
          <w:rFonts w:cstheme="minorHAnsi"/>
          <w:color w:val="222222"/>
        </w:rPr>
        <w:t xml:space="preserve"> </w:t>
      </w:r>
    </w:p>
    <w:p w14:paraId="06EEC96D"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Lutes, D.C., Keane, R.E. and </w:t>
      </w:r>
      <w:proofErr w:type="spellStart"/>
      <w:r w:rsidRPr="007E189D">
        <w:rPr>
          <w:rFonts w:cstheme="minorHAnsi"/>
          <w:sz w:val="24"/>
          <w:szCs w:val="24"/>
        </w:rPr>
        <w:t>Caratti</w:t>
      </w:r>
      <w:proofErr w:type="spellEnd"/>
      <w:r w:rsidRPr="007E189D">
        <w:rPr>
          <w:rFonts w:cstheme="minorHAnsi"/>
          <w:sz w:val="24"/>
          <w:szCs w:val="24"/>
        </w:rPr>
        <w:t>, J. 2009. A surface fuel classification for estimating fire effects. International Journal of Wildland Fire 18:802-814.</w:t>
      </w:r>
    </w:p>
    <w:p w14:paraId="11B2126C"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Ottmar, R.D., Sandberg, D.V., </w:t>
      </w:r>
      <w:proofErr w:type="spellStart"/>
      <w:r w:rsidRPr="007E189D">
        <w:rPr>
          <w:rFonts w:eastAsiaTheme="minorEastAsia"/>
          <w:sz w:val="24"/>
          <w:szCs w:val="24"/>
        </w:rPr>
        <w:t>Riccardi</w:t>
      </w:r>
      <w:proofErr w:type="spellEnd"/>
      <w:r w:rsidRPr="007E189D">
        <w:rPr>
          <w:rFonts w:eastAsiaTheme="minorEastAsia"/>
          <w:sz w:val="24"/>
          <w:szCs w:val="24"/>
        </w:rPr>
        <w:t xml:space="preserve">, C.L. and Prichard, S.J. 2007. An overview of the Fuel Characteristic Classification System – quantifying, classifying, and creating </w:t>
      </w:r>
      <w:proofErr w:type="spellStart"/>
      <w:r w:rsidRPr="007E189D">
        <w:rPr>
          <w:rFonts w:eastAsiaTheme="minorEastAsia"/>
          <w:sz w:val="24"/>
          <w:szCs w:val="24"/>
        </w:rPr>
        <w:t>fuelbeds</w:t>
      </w:r>
      <w:proofErr w:type="spellEnd"/>
      <w:r w:rsidRPr="007E189D">
        <w:rPr>
          <w:rFonts w:eastAsiaTheme="minorEastAsia"/>
          <w:sz w:val="24"/>
          <w:szCs w:val="24"/>
        </w:rPr>
        <w:t xml:space="preserve"> for resource planning. Canadian Journal of Forest Research 37:2383-2393.</w:t>
      </w:r>
    </w:p>
    <w:p w14:paraId="77797912" w14:textId="77777777" w:rsidR="006153E5" w:rsidRPr="007E189D" w:rsidRDefault="006153E5" w:rsidP="006153E5">
      <w:pPr>
        <w:ind w:left="360" w:hanging="360"/>
        <w:rPr>
          <w:rFonts w:cstheme="minorHAnsi"/>
          <w:sz w:val="24"/>
          <w:szCs w:val="24"/>
        </w:rPr>
      </w:pPr>
      <w:r w:rsidRPr="007E189D">
        <w:rPr>
          <w:rFonts w:cstheme="minorHAnsi"/>
          <w:sz w:val="24"/>
          <w:szCs w:val="24"/>
        </w:rPr>
        <w:t>Ottmar, R.D. 2014. Wildland fire emissions, carbon, and climate: modeling fuel consumption. Forest Ecology and Management 317:41-50.</w:t>
      </w:r>
    </w:p>
    <w:p w14:paraId="0A269E74" w14:textId="77777777" w:rsidR="006153E5" w:rsidRPr="007E189D" w:rsidRDefault="006153E5" w:rsidP="006153E5">
      <w:pPr>
        <w:ind w:left="360" w:hanging="360"/>
        <w:rPr>
          <w:rFonts w:cstheme="minorHAnsi"/>
          <w:sz w:val="24"/>
          <w:szCs w:val="24"/>
        </w:rPr>
      </w:pPr>
      <w:r w:rsidRPr="007E189D">
        <w:rPr>
          <w:rFonts w:cstheme="minorHAnsi"/>
          <w:sz w:val="24"/>
          <w:szCs w:val="24"/>
        </w:rPr>
        <w:lastRenderedPageBreak/>
        <w:t xml:space="preserve">Pierce, K.B. Jr., </w:t>
      </w:r>
      <w:proofErr w:type="spellStart"/>
      <w:r w:rsidRPr="007E189D">
        <w:rPr>
          <w:rFonts w:cstheme="minorHAnsi"/>
          <w:sz w:val="24"/>
          <w:szCs w:val="24"/>
        </w:rPr>
        <w:t>Ohmann</w:t>
      </w:r>
      <w:proofErr w:type="spellEnd"/>
      <w:r w:rsidRPr="007E189D">
        <w:rPr>
          <w:rFonts w:cstheme="minorHAnsi"/>
          <w:sz w:val="24"/>
          <w:szCs w:val="24"/>
        </w:rPr>
        <w:t>, J.L., Wimberly, M.C., Gregory, M.J. and Fried, J.S. 2009. Mapping wildland fuels and forest structure for land management: a comparison of nearest neighbor imputation and other methods. Canadian Journal of Forest Research 39:1901-1916.</w:t>
      </w:r>
    </w:p>
    <w:p w14:paraId="069985C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Peterson, J., Lahm, P., Fitch, M., George, M., Haddow, D., Melvin, M., Hyde, J. and Eberhardt, E. (editors) 2018. NWCG smoke management guide for prescribed fire. National Wildfire Coordinating Group PMS 420-2, NFES 001279. </w:t>
      </w:r>
      <w:r w:rsidRPr="007E189D">
        <w:rPr>
          <w:rFonts w:cstheme="minorHAnsi"/>
          <w:sz w:val="24"/>
          <w:szCs w:val="24"/>
          <w:highlight w:val="yellow"/>
        </w:rPr>
        <w:t>CHECK REF FORMAT</w:t>
      </w:r>
    </w:p>
    <w:p w14:paraId="4AAF1C7B"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Reinhardt, E.D., Keane, R.E., and Brown, J.K. 1997. First order ﬁre effects model: FOFEM. GTR-INT-344.US Forest Service, Rocky Mountain Research Station, Ogden, Utah, </w:t>
      </w:r>
    </w:p>
    <w:p w14:paraId="3AE4830F" w14:textId="77777777" w:rsidR="006153E5" w:rsidRPr="007E189D" w:rsidRDefault="006153E5" w:rsidP="006153E5">
      <w:pPr>
        <w:ind w:left="360" w:hanging="360"/>
        <w:rPr>
          <w:rFonts w:cstheme="minorHAnsi"/>
          <w:sz w:val="24"/>
          <w:szCs w:val="24"/>
        </w:rPr>
      </w:pPr>
      <w:r w:rsidRPr="007E189D">
        <w:rPr>
          <w:rFonts w:cstheme="minorHAnsi"/>
          <w:sz w:val="24"/>
          <w:szCs w:val="24"/>
        </w:rPr>
        <w:t>Riley, K.L., Grenfell, I.C. and Finney, M.A. 2016. Mapping forest vegetation for the western United States using modified random forests imputation of FIA forest plots. Ecosphere 7:e01472.</w:t>
      </w:r>
    </w:p>
    <w:p w14:paraId="6B84B143" w14:textId="77777777" w:rsidR="006153E5" w:rsidRPr="007E189D" w:rsidRDefault="006153E5" w:rsidP="006153E5">
      <w:pPr>
        <w:ind w:left="360" w:hanging="360"/>
        <w:rPr>
          <w:rFonts w:cstheme="minorHAnsi"/>
          <w:sz w:val="24"/>
          <w:szCs w:val="24"/>
        </w:rPr>
      </w:pPr>
      <w:r w:rsidRPr="007E189D">
        <w:rPr>
          <w:rFonts w:cstheme="minorHAnsi"/>
          <w:sz w:val="24"/>
          <w:szCs w:val="24"/>
        </w:rPr>
        <w:t>Rollins, M.G. 2009. LANDFIRE: a nationally consistent vegetation, wildland fire, and fuel assessment. International Journal of Wildland Fire 18:235-249.</w:t>
      </w:r>
    </w:p>
    <w:p w14:paraId="5C9136DF" w14:textId="77777777" w:rsidR="006153E5" w:rsidRPr="007E189D" w:rsidRDefault="006153E5" w:rsidP="006153E5">
      <w:pPr>
        <w:ind w:left="360" w:hanging="360"/>
        <w:rPr>
          <w:rFonts w:cstheme="minorHAnsi"/>
          <w:sz w:val="24"/>
          <w:szCs w:val="24"/>
        </w:rPr>
      </w:pPr>
      <w:r w:rsidRPr="007E189D">
        <w:rPr>
          <w:rFonts w:cstheme="minorHAnsi"/>
          <w:sz w:val="24"/>
          <w:szCs w:val="24"/>
        </w:rPr>
        <w:t>Rollins, M.G., Keane, R.E., and Parsons, R.A. 2004. Mapping fuels and fire regimes using remote sensing, ecosystem simulation, and gradient modeling. Ecological Applications 14:75-95.</w:t>
      </w:r>
    </w:p>
    <w:p w14:paraId="49F2F9A1" w14:textId="77777777" w:rsidR="006153E5" w:rsidRPr="007E189D" w:rsidRDefault="006153E5" w:rsidP="006153E5">
      <w:pPr>
        <w:ind w:left="360" w:hanging="360"/>
        <w:rPr>
          <w:rFonts w:cstheme="minorHAnsi"/>
          <w:sz w:val="24"/>
          <w:szCs w:val="24"/>
        </w:rPr>
      </w:pPr>
      <w:r w:rsidRPr="007E189D">
        <w:rPr>
          <w:rFonts w:cstheme="minorHAnsi"/>
          <w:sz w:val="24"/>
          <w:szCs w:val="24"/>
        </w:rPr>
        <w:t>Scott, J.H., Thompson, M.P., Calkin, D.E. 2013. A wildfire risk assessment framework for land and resource management. RMRS-GTR-315. US Forest Service Rocky Mountain Research Station. 83p.</w:t>
      </w:r>
    </w:p>
    <w:p w14:paraId="095F6F8E" w14:textId="77777777" w:rsidR="006153E5" w:rsidRPr="00C37B90" w:rsidRDefault="006153E5">
      <w:pPr>
        <w:ind w:left="360" w:hanging="360"/>
        <w:rPr>
          <w:rFonts w:eastAsiaTheme="minorEastAsia"/>
          <w:sz w:val="24"/>
          <w:szCs w:val="24"/>
        </w:rPr>
      </w:pPr>
      <w:proofErr w:type="spellStart"/>
      <w:r w:rsidRPr="007E189D">
        <w:rPr>
          <w:rFonts w:eastAsiaTheme="minorEastAsia"/>
          <w:sz w:val="24"/>
          <w:szCs w:val="24"/>
        </w:rPr>
        <w:t>Thurner</w:t>
      </w:r>
      <w:proofErr w:type="spellEnd"/>
      <w:r w:rsidRPr="007E189D">
        <w:rPr>
          <w:rFonts w:eastAsiaTheme="minorEastAsia"/>
          <w:sz w:val="24"/>
          <w:szCs w:val="24"/>
        </w:rPr>
        <w:t xml:space="preserve">, M.; Beer, C.; Santoro, M.; </w:t>
      </w:r>
      <w:proofErr w:type="spellStart"/>
      <w:r w:rsidRPr="007E189D">
        <w:rPr>
          <w:rFonts w:eastAsiaTheme="minorEastAsia"/>
          <w:sz w:val="24"/>
          <w:szCs w:val="24"/>
        </w:rPr>
        <w:t>Carvalhais</w:t>
      </w:r>
      <w:proofErr w:type="spellEnd"/>
      <w:r w:rsidRPr="007E189D">
        <w:rPr>
          <w:rFonts w:eastAsiaTheme="minorEastAsia"/>
          <w:sz w:val="24"/>
          <w:szCs w:val="24"/>
        </w:rPr>
        <w:t xml:space="preserve">, N.; </w:t>
      </w:r>
      <w:proofErr w:type="spellStart"/>
      <w:r w:rsidRPr="007E189D">
        <w:rPr>
          <w:rFonts w:eastAsiaTheme="minorEastAsia"/>
          <w:sz w:val="24"/>
          <w:szCs w:val="24"/>
        </w:rPr>
        <w:t>Wutzler</w:t>
      </w:r>
      <w:proofErr w:type="spellEnd"/>
      <w:r w:rsidRPr="007E189D">
        <w:rPr>
          <w:rFonts w:eastAsiaTheme="minorEastAsia"/>
          <w:sz w:val="24"/>
          <w:szCs w:val="24"/>
        </w:rPr>
        <w:t xml:space="preserve">, T.; </w:t>
      </w:r>
      <w:proofErr w:type="spellStart"/>
      <w:r w:rsidRPr="007E189D">
        <w:rPr>
          <w:rFonts w:eastAsiaTheme="minorEastAsia"/>
          <w:sz w:val="24"/>
          <w:szCs w:val="24"/>
        </w:rPr>
        <w:t>Schepaschenko</w:t>
      </w:r>
      <w:proofErr w:type="spellEnd"/>
      <w:r w:rsidRPr="007E189D">
        <w:rPr>
          <w:rFonts w:eastAsiaTheme="minorEastAsia"/>
          <w:sz w:val="24"/>
          <w:szCs w:val="24"/>
        </w:rPr>
        <w:t xml:space="preserve">, D.; </w:t>
      </w:r>
      <w:proofErr w:type="spellStart"/>
      <w:r w:rsidRPr="007E189D">
        <w:rPr>
          <w:rFonts w:eastAsiaTheme="minorEastAsia"/>
          <w:sz w:val="24"/>
          <w:szCs w:val="24"/>
        </w:rPr>
        <w:t>Shvidenko</w:t>
      </w:r>
      <w:proofErr w:type="spellEnd"/>
      <w:r w:rsidRPr="007E189D">
        <w:rPr>
          <w:rFonts w:eastAsiaTheme="minorEastAsia"/>
          <w:sz w:val="24"/>
          <w:szCs w:val="24"/>
        </w:rPr>
        <w:t xml:space="preserve">, A.; </w:t>
      </w:r>
      <w:proofErr w:type="spellStart"/>
      <w:r w:rsidRPr="007E189D">
        <w:rPr>
          <w:rFonts w:eastAsiaTheme="minorEastAsia"/>
          <w:sz w:val="24"/>
          <w:szCs w:val="24"/>
        </w:rPr>
        <w:t>Kompter</w:t>
      </w:r>
      <w:proofErr w:type="spellEnd"/>
      <w:r w:rsidRPr="007E189D">
        <w:rPr>
          <w:rFonts w:eastAsiaTheme="minorEastAsia"/>
          <w:sz w:val="24"/>
          <w:szCs w:val="24"/>
        </w:rPr>
        <w:t xml:space="preserve">, E.; Ahrens, B.; </w:t>
      </w:r>
      <w:proofErr w:type="spellStart"/>
      <w:r w:rsidRPr="007E189D">
        <w:rPr>
          <w:rFonts w:eastAsiaTheme="minorEastAsia"/>
          <w:sz w:val="24"/>
          <w:szCs w:val="24"/>
        </w:rPr>
        <w:t>Levick</w:t>
      </w:r>
      <w:proofErr w:type="spellEnd"/>
      <w:r w:rsidRPr="007E189D">
        <w:rPr>
          <w:rFonts w:eastAsiaTheme="minorEastAsia"/>
          <w:sz w:val="24"/>
          <w:szCs w:val="24"/>
        </w:rPr>
        <w:t xml:space="preserve">, S.R.; et al. Carbon stock and density of northern boreal and temperate forests. Global Ecology and Biogeography23:297–310. </w:t>
      </w:r>
    </w:p>
    <w:p w14:paraId="2D475ACD" w14:textId="77777777" w:rsidR="006153E5" w:rsidRPr="007E189D" w:rsidRDefault="006153E5" w:rsidP="006153E5">
      <w:pPr>
        <w:ind w:left="360" w:hanging="360"/>
        <w:rPr>
          <w:rFonts w:cstheme="minorHAnsi"/>
          <w:sz w:val="24"/>
          <w:szCs w:val="24"/>
        </w:rPr>
      </w:pPr>
      <w:r w:rsidRPr="007E189D">
        <w:rPr>
          <w:rFonts w:cstheme="minorHAnsi"/>
          <w:sz w:val="24"/>
          <w:szCs w:val="24"/>
        </w:rPr>
        <w:t>Urbanski, S. 2014. Wildland fire emissions, carbon and climate: emissions factors. Forest Ecology and Management 317:51-60.</w:t>
      </w:r>
    </w:p>
    <w:p w14:paraId="25733780"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US EPA 2017 Profile of version 1 of the 2014 National Emissions Inventory.  </w:t>
      </w:r>
    </w:p>
    <w:p w14:paraId="5024F8D9" w14:textId="58B335ED" w:rsidR="006153E5" w:rsidRPr="00C37B90" w:rsidRDefault="006153E5">
      <w:pPr>
        <w:ind w:left="360" w:hanging="360"/>
        <w:rPr>
          <w:rFonts w:eastAsiaTheme="minorEastAsia"/>
          <w:sz w:val="24"/>
          <w:szCs w:val="24"/>
        </w:rPr>
      </w:pPr>
      <w:r w:rsidRPr="00C37B90">
        <w:rPr>
          <w:rFonts w:eastAsiaTheme="minorEastAsia"/>
          <w:sz w:val="24"/>
          <w:szCs w:val="24"/>
        </w:rPr>
        <w:t xml:space="preserve"> </w:t>
      </w:r>
      <w:hyperlink r:id="rId12" w:history="1">
        <w:r w:rsidRPr="007E189D">
          <w:rPr>
            <w:rStyle w:val="Hyperlink"/>
            <w:rFonts w:eastAsiaTheme="minorEastAsia"/>
            <w:sz w:val="24"/>
            <w:szCs w:val="24"/>
          </w:rPr>
          <w:t>https://www.epa.gov/sites/production/files/2017-04/documents/2014neiv1_profile_final_april182017.pdf</w:t>
        </w:r>
      </w:hyperlink>
      <w:r w:rsidRPr="007E189D">
        <w:rPr>
          <w:rFonts w:eastAsiaTheme="minorEastAsia"/>
          <w:sz w:val="24"/>
          <w:szCs w:val="24"/>
        </w:rPr>
        <w:t xml:space="preserve"> [accessed June 21, 2018]</w:t>
      </w:r>
    </w:p>
    <w:p w14:paraId="272F9152" w14:textId="77777777" w:rsidR="0035130F" w:rsidRPr="00C37B90" w:rsidRDefault="0035130F">
      <w:pPr>
        <w:rPr>
          <w:rFonts w:eastAsiaTheme="minorEastAsia"/>
          <w:sz w:val="24"/>
          <w:szCs w:val="24"/>
        </w:rPr>
      </w:pPr>
      <w:r w:rsidRPr="0035130F">
        <w:rPr>
          <w:rFonts w:eastAsiaTheme="minorEastAsia"/>
          <w:sz w:val="24"/>
          <w:szCs w:val="24"/>
        </w:rPr>
        <w:t>Beck, M. B. 1987. Water quality modeling: A review of the analysis of uncertainty. Water Resources Research 23:1393–1442.</w:t>
      </w:r>
    </w:p>
    <w:p w14:paraId="66E6AB76"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Pr>
          <w:rFonts w:cstheme="minorHAnsi"/>
          <w:sz w:val="24"/>
          <w:szCs w:val="24"/>
        </w:rPr>
        <w:fldChar w:fldCharType="begin" w:fldLock="1"/>
      </w:r>
      <w:r>
        <w:rPr>
          <w:rFonts w:cstheme="minorHAnsi"/>
          <w:sz w:val="24"/>
          <w:szCs w:val="24"/>
        </w:rPr>
        <w:instrText xml:space="preserve">ADDIN Mendeley Bibliography CSL_BIBLIOGRAPHY </w:instrText>
      </w:r>
      <w:r>
        <w:rPr>
          <w:rFonts w:cstheme="minorHAnsi"/>
          <w:sz w:val="24"/>
          <w:szCs w:val="24"/>
        </w:rPr>
        <w:fldChar w:fldCharType="separate"/>
      </w:r>
      <w:r w:rsidRPr="00077F77">
        <w:rPr>
          <w:rFonts w:ascii="Calibri" w:hAnsi="Calibri" w:cs="Calibri"/>
          <w:noProof/>
          <w:sz w:val="24"/>
          <w:szCs w:val="24"/>
        </w:rPr>
        <w:t>Delignette-Muller, M., and C. Dutang. 2015. fitdistrplus: An R Package for Fitting Distributions. Journal of Statistical Software 64:1–34.</w:t>
      </w:r>
    </w:p>
    <w:p w14:paraId="3A4CC24E"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Duan, N., W. G. Manning, C. N. Morris, and J. P. Newhouse. 1983. A Comparison of Alternative Models for the Demand for Medical Care. Journal of Business &amp; Economic Statistics 1:115–126.</w:t>
      </w:r>
    </w:p>
    <w:p w14:paraId="2DC70E8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Gregg, T. F., and S. Hummel. 2002. Assessing Sampling Uncertainty in FVS Projections Using a Bootstrap Resampling Method.</w:t>
      </w:r>
    </w:p>
    <w:p w14:paraId="4884B22C" w14:textId="4200B746" w:rsidR="0035130F"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 xml:space="preserve">Hanna, S. R. 1988. Air </w:t>
      </w:r>
      <w:r w:rsidR="00A95B8E">
        <w:rPr>
          <w:rFonts w:ascii="Calibri" w:hAnsi="Calibri" w:cs="Calibri"/>
          <w:noProof/>
          <w:sz w:val="24"/>
          <w:szCs w:val="24"/>
        </w:rPr>
        <w:t>q</w:t>
      </w:r>
      <w:r w:rsidRPr="00F032C3">
        <w:rPr>
          <w:rFonts w:ascii="Calibri" w:hAnsi="Calibri" w:cs="Calibri"/>
          <w:noProof/>
          <w:sz w:val="24"/>
          <w:szCs w:val="24"/>
        </w:rPr>
        <w:t xml:space="preserve">uality </w:t>
      </w:r>
      <w:r w:rsidR="00A95B8E">
        <w:rPr>
          <w:rFonts w:ascii="Calibri" w:hAnsi="Calibri" w:cs="Calibri"/>
          <w:noProof/>
          <w:sz w:val="24"/>
          <w:szCs w:val="24"/>
        </w:rPr>
        <w:t>m</w:t>
      </w:r>
      <w:r w:rsidRPr="00F032C3">
        <w:rPr>
          <w:rFonts w:ascii="Calibri" w:hAnsi="Calibri" w:cs="Calibri"/>
          <w:noProof/>
          <w:sz w:val="24"/>
          <w:szCs w:val="24"/>
        </w:rPr>
        <w:t xml:space="preserve">odel </w:t>
      </w:r>
      <w:r w:rsidR="00A95B8E">
        <w:rPr>
          <w:rFonts w:ascii="Calibri" w:hAnsi="Calibri" w:cs="Calibri"/>
          <w:noProof/>
          <w:sz w:val="24"/>
          <w:szCs w:val="24"/>
        </w:rPr>
        <w:t>e</w:t>
      </w:r>
      <w:r w:rsidRPr="00F032C3">
        <w:rPr>
          <w:rFonts w:ascii="Calibri" w:hAnsi="Calibri" w:cs="Calibri"/>
          <w:noProof/>
          <w:sz w:val="24"/>
          <w:szCs w:val="24"/>
        </w:rPr>
        <w:t xml:space="preserve">valuation and </w:t>
      </w:r>
      <w:r w:rsidR="00A95B8E">
        <w:rPr>
          <w:rFonts w:ascii="Calibri" w:hAnsi="Calibri" w:cs="Calibri"/>
          <w:noProof/>
          <w:sz w:val="24"/>
          <w:szCs w:val="24"/>
        </w:rPr>
        <w:t>u</w:t>
      </w:r>
      <w:r w:rsidRPr="00F032C3">
        <w:rPr>
          <w:rFonts w:ascii="Calibri" w:hAnsi="Calibri" w:cs="Calibri"/>
          <w:noProof/>
          <w:sz w:val="24"/>
          <w:szCs w:val="24"/>
        </w:rPr>
        <w:t>ncertainty. JAPCA 38:406–412.</w:t>
      </w:r>
    </w:p>
    <w:p w14:paraId="25B4221F"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Hummel, S., and P. Cunningham. 2006. Estimating variation in a landscape simulation of forest structure. Forest Ecology and Management 228:135–144.</w:t>
      </w:r>
    </w:p>
    <w:p w14:paraId="0A8DB477"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Lachenbruch, P. A. 2002. Analysis of data with excess zeros. Statistical Methods in Medical Research 11:297–302.</w:t>
      </w:r>
    </w:p>
    <w:p w14:paraId="7950EB5B"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Lecomte, J. B., H. P. Benoît, S. Ancelet, M. P. Etienne, L. Bel, and E. Parent. 2013. Compound Poisson-gamma vs. delta-gamma to handle zero-inflated continuous data under a variable sampling volume. Methods in Ecology and Evolution 4:1159–1166.</w:t>
      </w:r>
    </w:p>
    <w:p w14:paraId="3061EFC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 xml:space="preserve">Lilliefors, H. W. 1967. On the Kolmogorov-Smirnov test for normality with mean and variance </w:t>
      </w:r>
      <w:r w:rsidRPr="00077F77">
        <w:rPr>
          <w:rFonts w:ascii="Calibri" w:hAnsi="Calibri" w:cs="Calibri"/>
          <w:noProof/>
          <w:sz w:val="24"/>
          <w:szCs w:val="24"/>
        </w:rPr>
        <w:lastRenderedPageBreak/>
        <w:t>unknown. American Statistical Journal June:399–402.</w:t>
      </w:r>
    </w:p>
    <w:p w14:paraId="383795F5"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Massart, P. 1990. The tight constant in the Dvoretzky-Kiefer-Wolfowitz inequality. The Annals of Probability 18:1269–1283.</w:t>
      </w:r>
    </w:p>
    <w:p w14:paraId="47809F7C"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O’neill, R. V., and R. H. Gardner. 1979. Sources of Uncertainty in Ecological Models. Pages 447–463 in B. P. Zeigler, M. S. Elzas, G. J. Klir, and T. I. Oren, editors. Methodology in Systems Modelling and Simulation. North-Holland Publishing Company, Amsterdam. New York. Oxford, New York, US.</w:t>
      </w:r>
    </w:p>
    <w:p w14:paraId="2C733CD4"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Prichard, S. J., E. C. Karau, R. D. Ottmar, M. C. Kennedy, J. B. Cronan, C. S. Wright, and R. E. Keane. 2014. Evaluation of the CONSUME and FOFEM fuel consumption models in pine and mixed hardwood forests of the eastern United States. Canadian Journal of Forest Research-Revue Canadienne De Recherche Forestiere 44:784–795.</w:t>
      </w:r>
    </w:p>
    <w:p w14:paraId="5BF1504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 Core Team. 2017. R: A language and environment for statistical computing. R Foundation for Statistical Computing, Vienna, Austria.</w:t>
      </w:r>
    </w:p>
    <w:p w14:paraId="53A0B32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Robinson, A. P., and R. E. Froese. 2004. Model validation using equivalence tests. Ecological Modelling 176:349–358.</w:t>
      </w:r>
    </w:p>
    <w:p w14:paraId="57054AA3"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Turley, M. C., and E. D. Ford. 2009. Definition and calculation of uncertainty in ecological process models. Ecological Modelling 220:1968–1983.</w:t>
      </w:r>
    </w:p>
    <w:p w14:paraId="010D31E6" w14:textId="77777777" w:rsidR="0035130F" w:rsidRPr="00077F77" w:rsidRDefault="0035130F" w:rsidP="0035130F">
      <w:pPr>
        <w:widowControl w:val="0"/>
        <w:autoSpaceDE w:val="0"/>
        <w:autoSpaceDN w:val="0"/>
        <w:adjustRightInd w:val="0"/>
        <w:ind w:left="480" w:hanging="480"/>
        <w:rPr>
          <w:rFonts w:ascii="Calibri" w:hAnsi="Calibri" w:cs="Calibri"/>
          <w:noProof/>
          <w:sz w:val="24"/>
        </w:rPr>
      </w:pPr>
      <w:r w:rsidRPr="00077F77">
        <w:rPr>
          <w:rFonts w:ascii="Calibri" w:hAnsi="Calibri" w:cs="Calibri"/>
          <w:noProof/>
          <w:sz w:val="24"/>
          <w:szCs w:val="24"/>
        </w:rPr>
        <w:t>Welsh, A. H., R. B. Cunningham, C. F. Donnelly, and D. B. Lindenmayer. 1996. Modelling the abundance of rare species: statistical models for counts with extra zeros. Ecological Modelling 88:297–308.</w:t>
      </w:r>
    </w:p>
    <w:p w14:paraId="587B67E9" w14:textId="4FAA6181" w:rsidR="006153E5" w:rsidRPr="007E189D" w:rsidRDefault="0035130F" w:rsidP="00C37B90">
      <w:pPr>
        <w:ind w:left="360" w:hanging="360"/>
        <w:rPr>
          <w:rFonts w:cstheme="minorHAnsi"/>
          <w:sz w:val="24"/>
          <w:szCs w:val="24"/>
        </w:rPr>
      </w:pPr>
      <w:r>
        <w:rPr>
          <w:rFonts w:cstheme="minorHAnsi"/>
          <w:sz w:val="24"/>
          <w:szCs w:val="24"/>
        </w:rPr>
        <w:fldChar w:fldCharType="end"/>
      </w:r>
    </w:p>
    <w:p w14:paraId="4CD0C7C1" w14:textId="77777777" w:rsidR="002354B6" w:rsidRDefault="002354B6">
      <w:pPr>
        <w:spacing w:after="160" w:line="259" w:lineRule="auto"/>
      </w:pPr>
      <w:r>
        <w:br w:type="page"/>
      </w:r>
    </w:p>
    <w:p w14:paraId="49508D92" w14:textId="7A7445D8" w:rsidR="002354B6" w:rsidRDefault="002354B6">
      <w:pPr>
        <w:spacing w:after="160" w:line="259" w:lineRule="auto"/>
      </w:pPr>
      <w:del w:id="402" w:author="Maureen C Kennedy" w:date="2018-11-13T17:38:00Z">
        <w:r w:rsidRPr="002354B6" w:rsidDel="00452196">
          <w:rPr>
            <w:b/>
            <w:noProof/>
          </w:rPr>
          <w:lastRenderedPageBreak/>
          <w:drawing>
            <wp:anchor distT="0" distB="0" distL="114300" distR="114300" simplePos="0" relativeHeight="251660288" behindDoc="0" locked="0" layoutInCell="1" allowOverlap="1" wp14:anchorId="406204CA" wp14:editId="4ACE33D2">
              <wp:simplePos x="0" y="0"/>
              <wp:positionH relativeFrom="column">
                <wp:posOffset>289560</wp:posOffset>
              </wp:positionH>
              <wp:positionV relativeFrom="paragraph">
                <wp:posOffset>0</wp:posOffset>
              </wp:positionV>
              <wp:extent cx="5819775" cy="7532370"/>
              <wp:effectExtent l="0" t="0" r="9525" b="0"/>
              <wp:wrapThrough wrapText="bothSides">
                <wp:wrapPolygon edited="0">
                  <wp:start x="0" y="0"/>
                  <wp:lineTo x="0" y="21524"/>
                  <wp:lineTo x="21565" y="21524"/>
                  <wp:lineTo x="215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EVGroupComparisonH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9775" cy="7532370"/>
                      </a:xfrm>
                      <a:prstGeom prst="rect">
                        <a:avLst/>
                      </a:prstGeom>
                    </pic:spPr>
                  </pic:pic>
                </a:graphicData>
              </a:graphic>
              <wp14:sizeRelH relativeFrom="margin">
                <wp14:pctWidth>0</wp14:pctWidth>
              </wp14:sizeRelH>
              <wp14:sizeRelV relativeFrom="margin">
                <wp14:pctHeight>0</wp14:pctHeight>
              </wp14:sizeRelV>
            </wp:anchor>
          </w:drawing>
        </w:r>
      </w:del>
      <w:ins w:id="403" w:author="Maureen C Kennedy" w:date="2018-11-13T17:38:00Z">
        <w:r w:rsidR="00452196">
          <w:rPr>
            <w:b/>
            <w:noProof/>
          </w:rPr>
          <w:drawing>
            <wp:inline distT="0" distB="0" distL="0" distR="0" wp14:anchorId="18205EFD" wp14:editId="51AFE250">
              <wp:extent cx="5734050" cy="742057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HardwoodTry1WithMapp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621" cy="7422605"/>
                      </a:xfrm>
                      <a:prstGeom prst="rect">
                        <a:avLst/>
                      </a:prstGeom>
                    </pic:spPr>
                  </pic:pic>
                </a:graphicData>
              </a:graphic>
            </wp:inline>
          </w:drawing>
        </w:r>
      </w:ins>
      <w:r w:rsidRPr="002354B6">
        <w:rPr>
          <w:b/>
        </w:rPr>
        <w:t>Figure 1</w:t>
      </w:r>
      <w:r>
        <w:t>: Fitted distributions for aboveground tree biomass (Tree), coarse woody debris (CWD) and organic soil layers (Duff and Litter) of three s</w:t>
      </w:r>
      <w:r w:rsidR="00EA1483">
        <w:t>ample eastern mixed hardwood existing vegetation type</w:t>
      </w:r>
      <w:r>
        <w:t xml:space="preserve"> groups.</w:t>
      </w:r>
      <w:ins w:id="404" w:author="Maureen C Kennedy" w:date="2018-11-13T17:39:00Z">
        <w:r w:rsidR="00452196">
          <w:t xml:space="preserve"> Green vertical lines give mapped values for FLM, blue for </w:t>
        </w:r>
        <w:commentRangeStart w:id="405"/>
        <w:r w:rsidR="00452196">
          <w:t>FCCS</w:t>
        </w:r>
      </w:ins>
      <w:commentRangeEnd w:id="405"/>
      <w:r w:rsidR="005A495B">
        <w:rPr>
          <w:rStyle w:val="CommentReference"/>
        </w:rPr>
        <w:commentReference w:id="405"/>
      </w:r>
      <w:ins w:id="406" w:author="Maureen C Kennedy" w:date="2018-11-13T17:39:00Z">
        <w:r w:rsidR="00452196">
          <w:t>.</w:t>
        </w:r>
      </w:ins>
    </w:p>
    <w:p w14:paraId="03BF1AAC" w14:textId="3D7188D4" w:rsidR="002354B6" w:rsidRDefault="00EA4FA0">
      <w:r>
        <w:rPr>
          <w:noProof/>
        </w:rPr>
        <w:lastRenderedPageBreak/>
        <w:drawing>
          <wp:anchor distT="0" distB="0" distL="114300" distR="114300" simplePos="0" relativeHeight="251658240" behindDoc="0" locked="0" layoutInCell="1" allowOverlap="1" wp14:anchorId="00523F91" wp14:editId="07EDE250">
            <wp:simplePos x="0" y="0"/>
            <wp:positionH relativeFrom="margin">
              <wp:align>left</wp:align>
            </wp:positionH>
            <wp:positionV relativeFrom="paragraph">
              <wp:posOffset>0</wp:posOffset>
            </wp:positionV>
            <wp:extent cx="5875699" cy="76040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EVGroupComparison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5699" cy="7604041"/>
                    </a:xfrm>
                    <a:prstGeom prst="rect">
                      <a:avLst/>
                    </a:prstGeom>
                  </pic:spPr>
                </pic:pic>
              </a:graphicData>
            </a:graphic>
            <wp14:sizeRelH relativeFrom="margin">
              <wp14:pctWidth>0</wp14:pctWidth>
            </wp14:sizeRelH>
            <wp14:sizeRelV relativeFrom="margin">
              <wp14:pctHeight>0</wp14:pctHeight>
            </wp14:sizeRelV>
          </wp:anchor>
        </w:drawing>
      </w:r>
    </w:p>
    <w:p w14:paraId="1B95AB96" w14:textId="57E44AF2" w:rsidR="002354B6" w:rsidRDefault="002354B6"/>
    <w:p w14:paraId="6C1BFB41" w14:textId="0882E88C" w:rsidR="002354B6" w:rsidRDefault="002354B6"/>
    <w:p w14:paraId="2120071F" w14:textId="64BDF5F1" w:rsidR="002354B6" w:rsidRDefault="002354B6"/>
    <w:p w14:paraId="66911BE7" w14:textId="67E868B3" w:rsidR="002354B6" w:rsidRDefault="002354B6"/>
    <w:p w14:paraId="5A057790" w14:textId="1EC8B5AB" w:rsidR="002354B6" w:rsidRDefault="002354B6"/>
    <w:p w14:paraId="14EE193F" w14:textId="0D4B3B3D" w:rsidR="002354B6" w:rsidRDefault="002354B6"/>
    <w:p w14:paraId="1A2C533A" w14:textId="31819729" w:rsidR="002354B6" w:rsidRDefault="002354B6"/>
    <w:p w14:paraId="5390D77C" w14:textId="76A796D8" w:rsidR="002354B6" w:rsidRDefault="002354B6"/>
    <w:p w14:paraId="1652E4C4" w14:textId="051EF645" w:rsidR="002354B6" w:rsidRDefault="002354B6"/>
    <w:p w14:paraId="0FDA57FC" w14:textId="466E2AC0" w:rsidR="002354B6" w:rsidRDefault="002354B6"/>
    <w:p w14:paraId="0B6AD72D" w14:textId="1CCDA182" w:rsidR="002354B6" w:rsidRDefault="002354B6"/>
    <w:p w14:paraId="17B9A8A2" w14:textId="48870F5D" w:rsidR="002354B6" w:rsidRDefault="002354B6"/>
    <w:p w14:paraId="00654BB0" w14:textId="49155DCD" w:rsidR="002354B6" w:rsidRDefault="002354B6"/>
    <w:p w14:paraId="53BC6A86" w14:textId="7E4F71DD" w:rsidR="002354B6" w:rsidRDefault="002354B6"/>
    <w:p w14:paraId="48D02DA9" w14:textId="75748854" w:rsidR="002354B6" w:rsidRDefault="002354B6"/>
    <w:p w14:paraId="129EF9DA" w14:textId="77E3D312" w:rsidR="002354B6" w:rsidRDefault="002354B6"/>
    <w:p w14:paraId="7A254030" w14:textId="021C6BF3" w:rsidR="002354B6" w:rsidRDefault="002354B6"/>
    <w:p w14:paraId="1765FC28" w14:textId="3E874AD3" w:rsidR="002354B6" w:rsidRDefault="002354B6"/>
    <w:p w14:paraId="674E4549" w14:textId="40C4EA0B" w:rsidR="002354B6" w:rsidRDefault="002354B6"/>
    <w:p w14:paraId="5D5390BF" w14:textId="69E4C6AD" w:rsidR="002354B6" w:rsidRDefault="002354B6"/>
    <w:p w14:paraId="08A6CC25" w14:textId="01F24D22" w:rsidR="002354B6" w:rsidRDefault="002354B6"/>
    <w:p w14:paraId="4785D2D7" w14:textId="73F65281" w:rsidR="002354B6" w:rsidRDefault="002354B6"/>
    <w:p w14:paraId="4BC80BE2" w14:textId="547CC207" w:rsidR="002354B6" w:rsidRDefault="002354B6"/>
    <w:p w14:paraId="512C7A15" w14:textId="325454EA" w:rsidR="002354B6" w:rsidRDefault="002354B6"/>
    <w:p w14:paraId="684A7451" w14:textId="0B5D2311" w:rsidR="002354B6" w:rsidRDefault="002354B6"/>
    <w:p w14:paraId="0F16FC46" w14:textId="7FD8CCA3" w:rsidR="002354B6" w:rsidRDefault="002354B6"/>
    <w:p w14:paraId="3B2F86CC" w14:textId="29530412" w:rsidR="002354B6" w:rsidRDefault="002354B6"/>
    <w:p w14:paraId="70CFF6B6" w14:textId="75388B97" w:rsidR="002354B6" w:rsidRDefault="002354B6"/>
    <w:p w14:paraId="15501A37" w14:textId="3D0A7B49" w:rsidR="002354B6" w:rsidRDefault="002354B6"/>
    <w:p w14:paraId="5628680D" w14:textId="672C8DF7" w:rsidR="002354B6" w:rsidRDefault="002354B6"/>
    <w:p w14:paraId="334F355E" w14:textId="00BF1B90" w:rsidR="002354B6" w:rsidRDefault="002354B6"/>
    <w:p w14:paraId="3E911092" w14:textId="5E357FCA" w:rsidR="002354B6" w:rsidRDefault="002354B6"/>
    <w:p w14:paraId="45744A04" w14:textId="194848EF" w:rsidR="002354B6" w:rsidRDefault="002354B6"/>
    <w:p w14:paraId="0522A543" w14:textId="1D2AA3CE" w:rsidR="002354B6" w:rsidRDefault="002354B6"/>
    <w:p w14:paraId="07DACC9D" w14:textId="6FE84E0B" w:rsidR="002354B6" w:rsidRDefault="002354B6"/>
    <w:p w14:paraId="3E06DFE0" w14:textId="28C77329" w:rsidR="002354B6" w:rsidRDefault="002354B6"/>
    <w:p w14:paraId="0699BD1F" w14:textId="52F8FDD7" w:rsidR="002354B6" w:rsidRDefault="002354B6"/>
    <w:p w14:paraId="352F080F" w14:textId="6854F0F4" w:rsidR="002354B6" w:rsidRDefault="002354B6"/>
    <w:p w14:paraId="1DACA1C0" w14:textId="02C605D1" w:rsidR="002354B6" w:rsidRDefault="002354B6"/>
    <w:p w14:paraId="01D9C5D9" w14:textId="1A87BBAD" w:rsidR="002354B6" w:rsidRDefault="002354B6"/>
    <w:p w14:paraId="64379BE8" w14:textId="4464F11C" w:rsidR="002354B6" w:rsidRDefault="002354B6"/>
    <w:p w14:paraId="6F82A107" w14:textId="01686BEE" w:rsidR="002354B6" w:rsidRDefault="002354B6"/>
    <w:p w14:paraId="3D24F99E" w14:textId="77777777" w:rsidR="002354B6" w:rsidRDefault="002354B6" w:rsidP="002354B6">
      <w:pPr>
        <w:spacing w:after="160" w:line="259" w:lineRule="auto"/>
        <w:rPr>
          <w:b/>
        </w:rPr>
      </w:pPr>
    </w:p>
    <w:p w14:paraId="1BB642B3" w14:textId="4F577889" w:rsidR="002354B6" w:rsidRDefault="002354B6" w:rsidP="002354B6">
      <w:pPr>
        <w:spacing w:after="160" w:line="259" w:lineRule="auto"/>
      </w:pPr>
      <w:r w:rsidRPr="002354B6">
        <w:rPr>
          <w:b/>
        </w:rPr>
        <w:t>Figure 2</w:t>
      </w:r>
      <w:r>
        <w:t xml:space="preserve">: Fitted distributions for aboveground tree biomass (Tree), coarse woody debris (CWD) and organic soil layers (Duff and Litter) of three sample </w:t>
      </w:r>
      <w:r w:rsidR="00EA1483">
        <w:t>western conifer existing vegetation type groups</w:t>
      </w:r>
      <w:r>
        <w:t>.</w:t>
      </w:r>
    </w:p>
    <w:p w14:paraId="428ADB59" w14:textId="4808706B" w:rsidR="646994A6" w:rsidRDefault="646994A6">
      <w:r>
        <w:rPr>
          <w:noProof/>
        </w:rPr>
        <w:lastRenderedPageBreak/>
        <w:drawing>
          <wp:inline distT="0" distB="0" distL="0" distR="0" wp14:anchorId="42DF40DE" wp14:editId="0845763B">
            <wp:extent cx="4572000" cy="3867150"/>
            <wp:effectExtent l="0" t="0" r="0" b="0"/>
            <wp:docPr id="1833490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4539C90A" w14:textId="77777777" w:rsidR="00EA1483" w:rsidRDefault="00EA1483">
      <w:pPr>
        <w:rPr>
          <w:b/>
        </w:rPr>
      </w:pPr>
    </w:p>
    <w:p w14:paraId="3A17539D" w14:textId="7058A959" w:rsidR="002D33D3" w:rsidRDefault="646994A6">
      <w:r w:rsidRPr="00EA1483">
        <w:rPr>
          <w:b/>
        </w:rPr>
        <w:t>Figure</w:t>
      </w:r>
      <w:r w:rsidR="00EA1483" w:rsidRPr="00EA1483">
        <w:rPr>
          <w:b/>
        </w:rPr>
        <w:t xml:space="preserve"> 3</w:t>
      </w:r>
      <w:r>
        <w:t>: Boxplot comparison of example EVT groups and fuel loading. All values are log transformations of Mg ha</w:t>
      </w:r>
      <w:r w:rsidR="4FC678A3" w:rsidRPr="00EA1483">
        <w:rPr>
          <w:vertAlign w:val="superscript"/>
        </w:rPr>
        <w:t>-1</w:t>
      </w:r>
      <w:r w:rsidR="4FC678A3" w:rsidRPr="4FC678A3">
        <w:t>, to aid comparisons. White boxes are hardwood, grey boxes conifer. Takeaways: for some fuels distributions are very similar (e.</w:t>
      </w:r>
      <w:r w:rsidR="08188D8B" w:rsidRPr="08188D8B">
        <w:t xml:space="preserve">g., trees, litter), and for others there </w:t>
      </w:r>
      <w:r w:rsidR="2BBE967C" w:rsidRPr="08188D8B">
        <w:t>are</w:t>
      </w:r>
      <w:r w:rsidR="08188D8B" w:rsidRPr="08188D8B">
        <w:t xml:space="preserve"> some </w:t>
      </w:r>
      <w:r w:rsidR="2BBE967C" w:rsidRPr="08188D8B">
        <w:t>d</w:t>
      </w:r>
      <w:r w:rsidR="08188D8B" w:rsidRPr="08188D8B">
        <w:t>i</w:t>
      </w:r>
      <w:r w:rsidR="2BBE967C" w:rsidRPr="08188D8B">
        <w:t>fferences i</w:t>
      </w:r>
      <w:r w:rsidR="08188D8B" w:rsidRPr="08188D8B">
        <w:t>n distributions (</w:t>
      </w:r>
      <w:r w:rsidR="002D33D3">
        <w:t>CWD</w:t>
      </w:r>
      <w:r w:rsidR="08188D8B" w:rsidRPr="08188D8B">
        <w:t>, duff). There is a lot of variability regardless of EVT group.</w:t>
      </w:r>
    </w:p>
    <w:p w14:paraId="7119A016" w14:textId="77777777" w:rsidR="008913D6" w:rsidRDefault="008913D6">
      <w:pPr>
        <w:spacing w:after="160" w:line="259" w:lineRule="auto"/>
      </w:pPr>
      <w:r>
        <w:br w:type="page"/>
      </w:r>
    </w:p>
    <w:p w14:paraId="5AF02045" w14:textId="6F82E1C4" w:rsidR="008913D6" w:rsidRDefault="008913D6">
      <w:pPr>
        <w:spacing w:after="160" w:line="259" w:lineRule="auto"/>
      </w:pPr>
      <w:r>
        <w:rPr>
          <w:noProof/>
        </w:rPr>
        <w:lastRenderedPageBreak/>
        <w:drawing>
          <wp:anchor distT="0" distB="0" distL="114300" distR="114300" simplePos="0" relativeHeight="251662336" behindDoc="0" locked="0" layoutInCell="1" allowOverlap="1" wp14:anchorId="3D6A6D2A" wp14:editId="56194180">
            <wp:simplePos x="0" y="0"/>
            <wp:positionH relativeFrom="column">
              <wp:posOffset>126748</wp:posOffset>
            </wp:positionH>
            <wp:positionV relativeFrom="paragraph">
              <wp:posOffset>9053</wp:posOffset>
            </wp:positionV>
            <wp:extent cx="6735725" cy="2915216"/>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46161" cy="2919733"/>
                    </a:xfrm>
                    <a:prstGeom prst="rect">
                      <a:avLst/>
                    </a:prstGeom>
                  </pic:spPr>
                </pic:pic>
              </a:graphicData>
            </a:graphic>
            <wp14:sizeRelH relativeFrom="margin">
              <wp14:pctWidth>0</wp14:pctWidth>
            </wp14:sizeRelH>
            <wp14:sizeRelV relativeFrom="margin">
              <wp14:pctHeight>0</wp14:pctHeight>
            </wp14:sizeRelV>
          </wp:anchor>
        </w:drawing>
      </w:r>
    </w:p>
    <w:p w14:paraId="75C1F976" w14:textId="5D4FE866" w:rsidR="008913D6" w:rsidRDefault="008913D6">
      <w:pPr>
        <w:spacing w:after="160" w:line="259" w:lineRule="auto"/>
      </w:pPr>
    </w:p>
    <w:p w14:paraId="748455F5" w14:textId="77777777" w:rsidR="008913D6" w:rsidRDefault="008913D6">
      <w:pPr>
        <w:spacing w:after="160" w:line="259" w:lineRule="auto"/>
      </w:pPr>
    </w:p>
    <w:p w14:paraId="72920D7D" w14:textId="4ACC1E4E" w:rsidR="008913D6" w:rsidRDefault="008913D6">
      <w:pPr>
        <w:spacing w:after="160" w:line="259" w:lineRule="auto"/>
      </w:pPr>
    </w:p>
    <w:p w14:paraId="26A41D81" w14:textId="77777777" w:rsidR="008913D6" w:rsidRDefault="008913D6">
      <w:pPr>
        <w:spacing w:after="160" w:line="259" w:lineRule="auto"/>
      </w:pPr>
    </w:p>
    <w:p w14:paraId="5F4C6D6F" w14:textId="3E1F122E" w:rsidR="008913D6" w:rsidRDefault="008913D6">
      <w:pPr>
        <w:spacing w:after="160" w:line="259" w:lineRule="auto"/>
      </w:pPr>
    </w:p>
    <w:p w14:paraId="684FA205" w14:textId="215FE2A8" w:rsidR="008913D6" w:rsidRDefault="008913D6">
      <w:pPr>
        <w:spacing w:after="160" w:line="259" w:lineRule="auto"/>
      </w:pPr>
    </w:p>
    <w:p w14:paraId="06B29A41" w14:textId="77777777" w:rsidR="008913D6" w:rsidRDefault="008913D6">
      <w:pPr>
        <w:spacing w:after="160" w:line="259" w:lineRule="auto"/>
      </w:pPr>
    </w:p>
    <w:p w14:paraId="4A4F0203" w14:textId="08ED829B" w:rsidR="008913D6" w:rsidRDefault="008913D6">
      <w:pPr>
        <w:spacing w:after="160" w:line="259" w:lineRule="auto"/>
      </w:pPr>
    </w:p>
    <w:p w14:paraId="1199381A" w14:textId="41FD3558" w:rsidR="008913D6" w:rsidRDefault="008913D6">
      <w:pPr>
        <w:spacing w:after="160" w:line="259" w:lineRule="auto"/>
      </w:pPr>
    </w:p>
    <w:p w14:paraId="21D0785A" w14:textId="5C152767" w:rsidR="008913D6" w:rsidRDefault="008913D6">
      <w:pPr>
        <w:spacing w:after="160" w:line="259" w:lineRule="auto"/>
      </w:pPr>
    </w:p>
    <w:p w14:paraId="286BB22F" w14:textId="43BC0713" w:rsidR="00E27CD3" w:rsidRDefault="00E27CD3">
      <w:pPr>
        <w:spacing w:after="160" w:line="259" w:lineRule="auto"/>
      </w:pPr>
      <w:r>
        <w:rPr>
          <w:noProof/>
        </w:rPr>
        <w:drawing>
          <wp:anchor distT="0" distB="0" distL="114300" distR="114300" simplePos="0" relativeHeight="251663360" behindDoc="0" locked="0" layoutInCell="1" allowOverlap="1" wp14:anchorId="7FEDD77F" wp14:editId="1F684A08">
            <wp:simplePos x="0" y="0"/>
            <wp:positionH relativeFrom="margin">
              <wp:align>left</wp:align>
            </wp:positionH>
            <wp:positionV relativeFrom="paragraph">
              <wp:posOffset>11015</wp:posOffset>
            </wp:positionV>
            <wp:extent cx="6871970" cy="2679700"/>
            <wp:effectExtent l="0" t="0" r="508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71970" cy="2679700"/>
                    </a:xfrm>
                    <a:prstGeom prst="rect">
                      <a:avLst/>
                    </a:prstGeom>
                  </pic:spPr>
                </pic:pic>
              </a:graphicData>
            </a:graphic>
            <wp14:sizeRelH relativeFrom="margin">
              <wp14:pctWidth>0</wp14:pctWidth>
            </wp14:sizeRelH>
            <wp14:sizeRelV relativeFrom="margin">
              <wp14:pctHeight>0</wp14:pctHeight>
            </wp14:sizeRelV>
          </wp:anchor>
        </w:drawing>
      </w:r>
    </w:p>
    <w:p w14:paraId="70D328D8" w14:textId="2DEBEC56" w:rsidR="00E27CD3" w:rsidRDefault="00E27CD3">
      <w:pPr>
        <w:spacing w:after="160" w:line="259" w:lineRule="auto"/>
      </w:pPr>
    </w:p>
    <w:p w14:paraId="058CACD4" w14:textId="78FE02B6" w:rsidR="00E27CD3" w:rsidRDefault="00E27CD3">
      <w:pPr>
        <w:spacing w:after="160" w:line="259" w:lineRule="auto"/>
      </w:pPr>
    </w:p>
    <w:p w14:paraId="1F275035" w14:textId="4685200D" w:rsidR="00E27CD3" w:rsidRDefault="00E27CD3">
      <w:pPr>
        <w:spacing w:after="160" w:line="259" w:lineRule="auto"/>
      </w:pPr>
    </w:p>
    <w:p w14:paraId="2DC608EB" w14:textId="71B967CA" w:rsidR="00E27CD3" w:rsidRDefault="00E27CD3">
      <w:pPr>
        <w:spacing w:after="160" w:line="259" w:lineRule="auto"/>
      </w:pPr>
    </w:p>
    <w:p w14:paraId="39BA86B2" w14:textId="0C512334" w:rsidR="00E27CD3" w:rsidRDefault="00E27CD3">
      <w:pPr>
        <w:spacing w:after="160" w:line="259" w:lineRule="auto"/>
      </w:pPr>
    </w:p>
    <w:p w14:paraId="6020231F" w14:textId="77777777" w:rsidR="00E27CD3" w:rsidRDefault="00E27CD3">
      <w:pPr>
        <w:spacing w:after="160" w:line="259" w:lineRule="auto"/>
      </w:pPr>
    </w:p>
    <w:p w14:paraId="5B130133" w14:textId="77777777" w:rsidR="00E27CD3" w:rsidRDefault="00E27CD3">
      <w:pPr>
        <w:spacing w:after="160" w:line="259" w:lineRule="auto"/>
      </w:pPr>
    </w:p>
    <w:p w14:paraId="4778D955" w14:textId="77777777" w:rsidR="00E27CD3" w:rsidRDefault="00E27CD3">
      <w:pPr>
        <w:spacing w:after="160" w:line="259" w:lineRule="auto"/>
      </w:pPr>
    </w:p>
    <w:p w14:paraId="7FA979AB" w14:textId="77777777" w:rsidR="00E27CD3" w:rsidRDefault="00E27CD3">
      <w:pPr>
        <w:spacing w:after="160" w:line="259" w:lineRule="auto"/>
      </w:pPr>
    </w:p>
    <w:p w14:paraId="5235BD35" w14:textId="333B6D6F" w:rsidR="00E27CD3" w:rsidRDefault="00E27CD3">
      <w:pPr>
        <w:spacing w:after="160" w:line="259" w:lineRule="auto"/>
      </w:pPr>
      <w:r w:rsidRPr="00EA1483">
        <w:rPr>
          <w:b/>
        </w:rPr>
        <w:t>Figure</w:t>
      </w:r>
      <w:r>
        <w:rPr>
          <w:b/>
        </w:rPr>
        <w:t xml:space="preserve"> 4: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coarse wood (CWD) </w:t>
      </w:r>
      <w:r w:rsidR="00340A6B">
        <w:t xml:space="preserve">loading values (A) and calculated PM2.5 emissions (B) </w:t>
      </w:r>
      <w:r w:rsidRPr="00E27CD3">
        <w:t xml:space="preserve">with mapped values for that EVT group, obtained from sample areas within the LANDFIRE 2008 Fuel Characteristics Classification System and Fuel Loading Model </w:t>
      </w:r>
      <w:r w:rsidR="00340A6B">
        <w:t xml:space="preserve">layers. </w:t>
      </w:r>
    </w:p>
    <w:p w14:paraId="0A4C9327" w14:textId="23AD80DF" w:rsidR="002D33D3" w:rsidRDefault="002D33D3">
      <w:pPr>
        <w:spacing w:after="160" w:line="259" w:lineRule="auto"/>
      </w:pPr>
      <w:r>
        <w:br w:type="page"/>
      </w:r>
    </w:p>
    <w:p w14:paraId="0786AA40" w14:textId="543E2108" w:rsidR="00E27CD3" w:rsidRDefault="00E27CD3">
      <w:pPr>
        <w:spacing w:after="160" w:line="259" w:lineRule="auto"/>
      </w:pPr>
    </w:p>
    <w:p w14:paraId="6E860A31" w14:textId="77777777" w:rsidR="00E27CD3" w:rsidRDefault="00E27CD3">
      <w:pPr>
        <w:spacing w:after="160" w:line="259" w:lineRule="auto"/>
      </w:pPr>
    </w:p>
    <w:p w14:paraId="00C7C8D0" w14:textId="5F29CAC9" w:rsidR="008913D6" w:rsidRDefault="008913D6">
      <w:pPr>
        <w:spacing w:after="160" w:line="259" w:lineRule="auto"/>
      </w:pPr>
      <w:r>
        <w:rPr>
          <w:noProof/>
        </w:rPr>
        <w:drawing>
          <wp:anchor distT="0" distB="0" distL="114300" distR="114300" simplePos="0" relativeHeight="251664384" behindDoc="0" locked="0" layoutInCell="1" allowOverlap="1" wp14:anchorId="103F6D37" wp14:editId="3C353D0F">
            <wp:simplePos x="0" y="0"/>
            <wp:positionH relativeFrom="margin">
              <wp:align>left</wp:align>
            </wp:positionH>
            <wp:positionV relativeFrom="paragraph">
              <wp:posOffset>0</wp:posOffset>
            </wp:positionV>
            <wp:extent cx="6958462" cy="305101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8462" cy="3051018"/>
                    </a:xfrm>
                    <a:prstGeom prst="rect">
                      <a:avLst/>
                    </a:prstGeom>
                  </pic:spPr>
                </pic:pic>
              </a:graphicData>
            </a:graphic>
            <wp14:sizeRelH relativeFrom="margin">
              <wp14:pctWidth>0</wp14:pctWidth>
            </wp14:sizeRelH>
            <wp14:sizeRelV relativeFrom="margin">
              <wp14:pctHeight>0</wp14:pctHeight>
            </wp14:sizeRelV>
          </wp:anchor>
        </w:drawing>
      </w:r>
    </w:p>
    <w:p w14:paraId="4B5A998C" w14:textId="77777777" w:rsidR="008913D6" w:rsidRDefault="008913D6">
      <w:pPr>
        <w:spacing w:after="160" w:line="259" w:lineRule="auto"/>
        <w:rPr>
          <w:rFonts w:cstheme="minorHAnsi"/>
          <w:b/>
          <w:sz w:val="24"/>
          <w:szCs w:val="24"/>
        </w:rPr>
      </w:pPr>
    </w:p>
    <w:p w14:paraId="32DAE8DA" w14:textId="77777777" w:rsidR="008913D6" w:rsidRDefault="008913D6">
      <w:pPr>
        <w:spacing w:after="160" w:line="259" w:lineRule="auto"/>
        <w:rPr>
          <w:rFonts w:cstheme="minorHAnsi"/>
          <w:b/>
          <w:sz w:val="24"/>
          <w:szCs w:val="24"/>
        </w:rPr>
      </w:pPr>
    </w:p>
    <w:p w14:paraId="5DC8B799" w14:textId="77777777" w:rsidR="008913D6" w:rsidRDefault="008913D6">
      <w:pPr>
        <w:spacing w:after="160" w:line="259" w:lineRule="auto"/>
        <w:rPr>
          <w:rFonts w:cstheme="minorHAnsi"/>
          <w:b/>
          <w:sz w:val="24"/>
          <w:szCs w:val="24"/>
        </w:rPr>
      </w:pPr>
    </w:p>
    <w:p w14:paraId="232AA5F5" w14:textId="77777777" w:rsidR="008913D6" w:rsidRDefault="008913D6">
      <w:pPr>
        <w:spacing w:after="160" w:line="259" w:lineRule="auto"/>
        <w:rPr>
          <w:rFonts w:cstheme="minorHAnsi"/>
          <w:b/>
          <w:sz w:val="24"/>
          <w:szCs w:val="24"/>
        </w:rPr>
      </w:pPr>
    </w:p>
    <w:p w14:paraId="0879A890" w14:textId="77777777" w:rsidR="008913D6" w:rsidRDefault="008913D6">
      <w:pPr>
        <w:spacing w:after="160" w:line="259" w:lineRule="auto"/>
        <w:rPr>
          <w:rFonts w:cstheme="minorHAnsi"/>
          <w:b/>
          <w:sz w:val="24"/>
          <w:szCs w:val="24"/>
        </w:rPr>
      </w:pPr>
    </w:p>
    <w:p w14:paraId="5C5719D5" w14:textId="77777777" w:rsidR="008913D6" w:rsidRDefault="008913D6">
      <w:pPr>
        <w:spacing w:after="160" w:line="259" w:lineRule="auto"/>
        <w:rPr>
          <w:rFonts w:cstheme="minorHAnsi"/>
          <w:b/>
          <w:sz w:val="24"/>
          <w:szCs w:val="24"/>
        </w:rPr>
      </w:pPr>
    </w:p>
    <w:p w14:paraId="14F861D0" w14:textId="77777777" w:rsidR="008913D6" w:rsidRDefault="008913D6">
      <w:pPr>
        <w:spacing w:after="160" w:line="259" w:lineRule="auto"/>
        <w:rPr>
          <w:rFonts w:cstheme="minorHAnsi"/>
          <w:b/>
          <w:sz w:val="24"/>
          <w:szCs w:val="24"/>
        </w:rPr>
      </w:pPr>
    </w:p>
    <w:p w14:paraId="31C2486E" w14:textId="77777777" w:rsidR="008913D6" w:rsidRDefault="008913D6">
      <w:pPr>
        <w:spacing w:after="160" w:line="259" w:lineRule="auto"/>
        <w:rPr>
          <w:rFonts w:cstheme="minorHAnsi"/>
          <w:b/>
          <w:sz w:val="24"/>
          <w:szCs w:val="24"/>
        </w:rPr>
      </w:pPr>
    </w:p>
    <w:p w14:paraId="03B1A65D" w14:textId="77777777" w:rsidR="008913D6" w:rsidRDefault="008913D6">
      <w:pPr>
        <w:spacing w:after="160" w:line="259" w:lineRule="auto"/>
        <w:rPr>
          <w:rFonts w:cstheme="minorHAnsi"/>
          <w:b/>
          <w:sz w:val="24"/>
          <w:szCs w:val="24"/>
        </w:rPr>
      </w:pPr>
    </w:p>
    <w:p w14:paraId="4D47C84F" w14:textId="6FC943A5" w:rsidR="008913D6" w:rsidRDefault="008913D6">
      <w:pPr>
        <w:spacing w:after="160" w:line="259" w:lineRule="auto"/>
        <w:rPr>
          <w:rFonts w:cstheme="minorHAnsi"/>
          <w:b/>
          <w:sz w:val="24"/>
          <w:szCs w:val="24"/>
        </w:rPr>
      </w:pPr>
      <w:r>
        <w:rPr>
          <w:noProof/>
        </w:rPr>
        <w:drawing>
          <wp:anchor distT="0" distB="0" distL="114300" distR="114300" simplePos="0" relativeHeight="251665408" behindDoc="0" locked="0" layoutInCell="1" allowOverlap="1" wp14:anchorId="34404967" wp14:editId="01A8946D">
            <wp:simplePos x="0" y="0"/>
            <wp:positionH relativeFrom="column">
              <wp:posOffset>36214</wp:posOffset>
            </wp:positionH>
            <wp:positionV relativeFrom="paragraph">
              <wp:posOffset>98953</wp:posOffset>
            </wp:positionV>
            <wp:extent cx="6855509" cy="2734147"/>
            <wp:effectExtent l="0" t="0" r="254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5509" cy="2734147"/>
                    </a:xfrm>
                    <a:prstGeom prst="rect">
                      <a:avLst/>
                    </a:prstGeom>
                  </pic:spPr>
                </pic:pic>
              </a:graphicData>
            </a:graphic>
          </wp:anchor>
        </w:drawing>
      </w:r>
    </w:p>
    <w:p w14:paraId="0B0DECE5" w14:textId="77777777" w:rsidR="00E27CD3" w:rsidRDefault="00E27CD3">
      <w:pPr>
        <w:spacing w:after="160" w:line="259" w:lineRule="auto"/>
        <w:rPr>
          <w:rFonts w:cstheme="minorHAnsi"/>
          <w:b/>
          <w:sz w:val="24"/>
          <w:szCs w:val="24"/>
        </w:rPr>
      </w:pPr>
    </w:p>
    <w:p w14:paraId="7FFFE626" w14:textId="77777777" w:rsidR="00E27CD3" w:rsidRDefault="00E27CD3">
      <w:pPr>
        <w:spacing w:after="160" w:line="259" w:lineRule="auto"/>
        <w:rPr>
          <w:rFonts w:cstheme="minorHAnsi"/>
          <w:b/>
          <w:sz w:val="24"/>
          <w:szCs w:val="24"/>
        </w:rPr>
      </w:pPr>
    </w:p>
    <w:p w14:paraId="3FD4C944" w14:textId="77777777" w:rsidR="00E27CD3" w:rsidRDefault="00E27CD3">
      <w:pPr>
        <w:spacing w:after="160" w:line="259" w:lineRule="auto"/>
        <w:rPr>
          <w:rFonts w:cstheme="minorHAnsi"/>
          <w:b/>
          <w:sz w:val="24"/>
          <w:szCs w:val="24"/>
        </w:rPr>
      </w:pPr>
    </w:p>
    <w:p w14:paraId="08E0D6CA" w14:textId="77777777" w:rsidR="00E27CD3" w:rsidRDefault="00E27CD3">
      <w:pPr>
        <w:spacing w:after="160" w:line="259" w:lineRule="auto"/>
        <w:rPr>
          <w:rFonts w:cstheme="minorHAnsi"/>
          <w:b/>
          <w:sz w:val="24"/>
          <w:szCs w:val="24"/>
        </w:rPr>
      </w:pPr>
    </w:p>
    <w:p w14:paraId="78C162E1" w14:textId="77777777" w:rsidR="00E27CD3" w:rsidRDefault="00E27CD3">
      <w:pPr>
        <w:spacing w:after="160" w:line="259" w:lineRule="auto"/>
        <w:rPr>
          <w:rFonts w:cstheme="minorHAnsi"/>
          <w:b/>
          <w:sz w:val="24"/>
          <w:szCs w:val="24"/>
        </w:rPr>
      </w:pPr>
    </w:p>
    <w:p w14:paraId="1B869344" w14:textId="77777777" w:rsidR="00E27CD3" w:rsidRDefault="00E27CD3">
      <w:pPr>
        <w:spacing w:after="160" w:line="259" w:lineRule="auto"/>
        <w:rPr>
          <w:rFonts w:cstheme="minorHAnsi"/>
          <w:b/>
          <w:sz w:val="24"/>
          <w:szCs w:val="24"/>
        </w:rPr>
      </w:pPr>
    </w:p>
    <w:p w14:paraId="7E867D32" w14:textId="77777777" w:rsidR="00E27CD3" w:rsidRDefault="00E27CD3">
      <w:pPr>
        <w:spacing w:after="160" w:line="259" w:lineRule="auto"/>
        <w:rPr>
          <w:rFonts w:cstheme="minorHAnsi"/>
          <w:b/>
          <w:sz w:val="24"/>
          <w:szCs w:val="24"/>
        </w:rPr>
      </w:pPr>
    </w:p>
    <w:p w14:paraId="608F396A" w14:textId="77777777" w:rsidR="00E27CD3" w:rsidRDefault="00E27CD3">
      <w:pPr>
        <w:spacing w:after="160" w:line="259" w:lineRule="auto"/>
        <w:rPr>
          <w:rFonts w:cstheme="minorHAnsi"/>
          <w:b/>
          <w:sz w:val="24"/>
          <w:szCs w:val="24"/>
        </w:rPr>
      </w:pPr>
    </w:p>
    <w:p w14:paraId="4FAA3618" w14:textId="77777777" w:rsidR="00E27CD3" w:rsidRDefault="00E27CD3">
      <w:pPr>
        <w:spacing w:after="160" w:line="259" w:lineRule="auto"/>
        <w:rPr>
          <w:rFonts w:cstheme="minorHAnsi"/>
          <w:b/>
          <w:sz w:val="24"/>
          <w:szCs w:val="24"/>
        </w:rPr>
      </w:pPr>
    </w:p>
    <w:p w14:paraId="635BBAAB" w14:textId="77777777" w:rsidR="00E27CD3" w:rsidRDefault="00E27CD3">
      <w:pPr>
        <w:spacing w:after="160" w:line="259" w:lineRule="auto"/>
        <w:rPr>
          <w:rFonts w:cstheme="minorHAnsi"/>
          <w:b/>
          <w:sz w:val="24"/>
          <w:szCs w:val="24"/>
        </w:rPr>
      </w:pPr>
    </w:p>
    <w:p w14:paraId="51152270" w14:textId="107E059C" w:rsidR="00E27CD3" w:rsidRDefault="00E27CD3" w:rsidP="00E27CD3">
      <w:pPr>
        <w:spacing w:after="160" w:line="259" w:lineRule="auto"/>
      </w:pPr>
      <w:r w:rsidRPr="00EA1483">
        <w:rPr>
          <w:b/>
        </w:rPr>
        <w:t>Figure</w:t>
      </w:r>
      <w:r>
        <w:rPr>
          <w:b/>
        </w:rPr>
        <w:t xml:space="preserve"> 5: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w:t>
      </w:r>
      <w:r>
        <w:t>litter</w:t>
      </w:r>
      <w:r w:rsidR="00340A6B" w:rsidRPr="00340A6B">
        <w:t xml:space="preserve">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p>
    <w:p w14:paraId="59CCA55D" w14:textId="4FEA1CB2" w:rsidR="008913D6" w:rsidRDefault="008913D6">
      <w:pPr>
        <w:spacing w:after="160" w:line="259" w:lineRule="auto"/>
        <w:rPr>
          <w:rFonts w:cstheme="minorHAnsi"/>
          <w:b/>
          <w:sz w:val="24"/>
          <w:szCs w:val="24"/>
        </w:rPr>
      </w:pPr>
      <w:r>
        <w:rPr>
          <w:rFonts w:cstheme="minorHAnsi"/>
          <w:b/>
          <w:sz w:val="24"/>
          <w:szCs w:val="24"/>
        </w:rPr>
        <w:br w:type="page"/>
      </w:r>
    </w:p>
    <w:p w14:paraId="12F2AD98" w14:textId="0C96B450" w:rsidR="008913D6" w:rsidRDefault="008913D6">
      <w:pPr>
        <w:spacing w:after="160" w:line="259" w:lineRule="auto"/>
        <w:rPr>
          <w:rFonts w:cstheme="minorHAnsi"/>
          <w:b/>
          <w:sz w:val="24"/>
          <w:szCs w:val="24"/>
        </w:rPr>
      </w:pPr>
      <w:r>
        <w:rPr>
          <w:noProof/>
        </w:rPr>
        <w:lastRenderedPageBreak/>
        <w:drawing>
          <wp:inline distT="0" distB="0" distL="0" distR="0" wp14:anchorId="0C901C42" wp14:editId="3608B6D1">
            <wp:extent cx="6765080" cy="2942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71707" cy="2945258"/>
                    </a:xfrm>
                    <a:prstGeom prst="rect">
                      <a:avLst/>
                    </a:prstGeom>
                  </pic:spPr>
                </pic:pic>
              </a:graphicData>
            </a:graphic>
          </wp:inline>
        </w:drawing>
      </w:r>
    </w:p>
    <w:p w14:paraId="18F47F6D" w14:textId="76A3CF4D" w:rsidR="008913D6" w:rsidRDefault="008913D6">
      <w:pPr>
        <w:spacing w:after="160" w:line="259" w:lineRule="auto"/>
        <w:rPr>
          <w:rFonts w:cstheme="minorHAnsi"/>
          <w:b/>
          <w:sz w:val="24"/>
          <w:szCs w:val="24"/>
        </w:rPr>
      </w:pPr>
      <w:r>
        <w:rPr>
          <w:noProof/>
        </w:rPr>
        <w:drawing>
          <wp:inline distT="0" distB="0" distL="0" distR="0" wp14:anchorId="0554C39F" wp14:editId="1A6A658F">
            <wp:extent cx="6832401" cy="265266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5404" cy="2661596"/>
                    </a:xfrm>
                    <a:prstGeom prst="rect">
                      <a:avLst/>
                    </a:prstGeom>
                  </pic:spPr>
                </pic:pic>
              </a:graphicData>
            </a:graphic>
          </wp:inline>
        </w:drawing>
      </w:r>
    </w:p>
    <w:p w14:paraId="49F4FAD9" w14:textId="3942687C" w:rsidR="008913D6" w:rsidRDefault="008913D6">
      <w:pPr>
        <w:spacing w:after="160" w:line="259" w:lineRule="auto"/>
        <w:rPr>
          <w:rFonts w:cstheme="minorHAnsi"/>
          <w:b/>
          <w:sz w:val="24"/>
          <w:szCs w:val="24"/>
        </w:rPr>
      </w:pPr>
    </w:p>
    <w:p w14:paraId="32860216" w14:textId="5E3D2FD9" w:rsidR="00E27CD3" w:rsidRDefault="00E27CD3" w:rsidP="00E27CD3">
      <w:pPr>
        <w:spacing w:after="160" w:line="259" w:lineRule="auto"/>
      </w:pPr>
      <w:r w:rsidRPr="00EA1483">
        <w:rPr>
          <w:b/>
        </w:rPr>
        <w:t>Figure</w:t>
      </w:r>
      <w:r>
        <w:rPr>
          <w:b/>
        </w:rPr>
        <w:t xml:space="preserve"> 6: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w:t>
      </w:r>
      <w:r>
        <w:t xml:space="preserve">of duff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r w:rsidR="00340A6B">
        <w:t xml:space="preserve"> </w:t>
      </w:r>
    </w:p>
    <w:p w14:paraId="296C1493" w14:textId="325E0A6B" w:rsidR="008913D6" w:rsidRDefault="008913D6">
      <w:pPr>
        <w:spacing w:after="160" w:line="259" w:lineRule="auto"/>
        <w:rPr>
          <w:rFonts w:cstheme="minorHAnsi"/>
          <w:b/>
          <w:sz w:val="24"/>
          <w:szCs w:val="24"/>
        </w:rPr>
      </w:pPr>
    </w:p>
    <w:p w14:paraId="5CC27B7E" w14:textId="2C087BB3" w:rsidR="008913D6" w:rsidRDefault="008913D6">
      <w:pPr>
        <w:spacing w:after="160" w:line="259" w:lineRule="auto"/>
        <w:rPr>
          <w:rFonts w:cstheme="minorHAnsi"/>
          <w:b/>
          <w:sz w:val="24"/>
          <w:szCs w:val="24"/>
        </w:rPr>
      </w:pPr>
    </w:p>
    <w:p w14:paraId="5C7E3D38" w14:textId="71FF7A36" w:rsidR="008913D6" w:rsidRDefault="008913D6">
      <w:pPr>
        <w:spacing w:after="160" w:line="259" w:lineRule="auto"/>
        <w:rPr>
          <w:rFonts w:cstheme="minorHAnsi"/>
          <w:b/>
          <w:sz w:val="24"/>
          <w:szCs w:val="24"/>
        </w:rPr>
      </w:pPr>
    </w:p>
    <w:p w14:paraId="710066E5" w14:textId="37785401" w:rsidR="008913D6" w:rsidRDefault="008913D6">
      <w:pPr>
        <w:spacing w:after="160" w:line="259" w:lineRule="auto"/>
        <w:rPr>
          <w:rFonts w:cstheme="minorHAnsi"/>
          <w:b/>
          <w:sz w:val="24"/>
          <w:szCs w:val="24"/>
        </w:rPr>
      </w:pPr>
    </w:p>
    <w:p w14:paraId="6E606C8B" w14:textId="2AFED6E4" w:rsidR="002D33D3" w:rsidRDefault="002D33D3" w:rsidP="002D33D3">
      <w:pPr>
        <w:rPr>
          <w:rFonts w:cstheme="minorHAnsi"/>
          <w:sz w:val="24"/>
          <w:szCs w:val="24"/>
        </w:rPr>
      </w:pPr>
      <w:r w:rsidRPr="00EA1483">
        <w:rPr>
          <w:rFonts w:cstheme="minorHAnsi"/>
          <w:b/>
          <w:sz w:val="24"/>
          <w:szCs w:val="24"/>
        </w:rPr>
        <w:lastRenderedPageBreak/>
        <w:t>Table S1</w:t>
      </w:r>
      <w:r>
        <w:rPr>
          <w:rFonts w:cstheme="minorHAnsi"/>
          <w:sz w:val="24"/>
          <w:szCs w:val="24"/>
        </w:rPr>
        <w:t xml:space="preserve">: Summary of EVT groups with sufficient records to support at least one fitted distribution. </w:t>
      </w:r>
      <w:r w:rsidR="00476FD7">
        <w:rPr>
          <w:rFonts w:cstheme="minorHAnsi"/>
          <w:sz w:val="24"/>
          <w:szCs w:val="24"/>
        </w:rPr>
        <w:t xml:space="preserve">Percentage of land area is calculated as percentage of pixels represented by each EVT Group, based on the total pixels in the LANDFIRE EVT vegetation layer. </w:t>
      </w: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9"/>
        <w:gridCol w:w="4326"/>
        <w:gridCol w:w="2340"/>
        <w:gridCol w:w="1082"/>
        <w:gridCol w:w="1627"/>
      </w:tblGrid>
      <w:tr w:rsidR="00502472" w:rsidRPr="00E96506" w14:paraId="476E6917" w14:textId="77777777" w:rsidTr="00F479FB">
        <w:trPr>
          <w:trHeight w:val="290"/>
        </w:trPr>
        <w:tc>
          <w:tcPr>
            <w:tcW w:w="889" w:type="dxa"/>
            <w:shd w:val="clear" w:color="auto" w:fill="auto"/>
            <w:noWrap/>
            <w:tcMar>
              <w:top w:w="15" w:type="dxa"/>
              <w:left w:w="15" w:type="dxa"/>
              <w:bottom w:w="0" w:type="dxa"/>
              <w:right w:w="15" w:type="dxa"/>
            </w:tcMar>
            <w:hideMark/>
          </w:tcPr>
          <w:p w14:paraId="6C5A5746" w14:textId="6E3B5FEB" w:rsidR="00502472" w:rsidRPr="00F479FB" w:rsidRDefault="00502472" w:rsidP="00F479FB">
            <w:pPr>
              <w:rPr>
                <w:rFonts w:ascii="Calibri" w:eastAsia="Times New Roman" w:hAnsi="Calibri" w:cs="Calibri"/>
                <w:b/>
                <w:color w:val="000000"/>
              </w:rPr>
            </w:pPr>
            <w:r w:rsidRPr="00F479FB">
              <w:rPr>
                <w:rFonts w:ascii="Calibri" w:eastAsia="Times New Roman" w:hAnsi="Calibri" w:cs="Calibri"/>
                <w:b/>
                <w:color w:val="000000"/>
              </w:rPr>
              <w:t>EVT G</w:t>
            </w:r>
            <w:r w:rsidR="00F479FB">
              <w:rPr>
                <w:rFonts w:ascii="Calibri" w:eastAsia="Times New Roman" w:hAnsi="Calibri" w:cs="Calibri"/>
                <w:b/>
                <w:color w:val="000000"/>
              </w:rPr>
              <w:t>roup ID</w:t>
            </w:r>
          </w:p>
        </w:tc>
        <w:tc>
          <w:tcPr>
            <w:tcW w:w="4326" w:type="dxa"/>
            <w:shd w:val="clear" w:color="auto" w:fill="auto"/>
            <w:noWrap/>
            <w:tcMar>
              <w:top w:w="15" w:type="dxa"/>
              <w:left w:w="15" w:type="dxa"/>
              <w:bottom w:w="0" w:type="dxa"/>
              <w:right w:w="15" w:type="dxa"/>
            </w:tcMar>
            <w:hideMark/>
          </w:tcPr>
          <w:p w14:paraId="60D30C44" w14:textId="52C43946"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EVT Group</w:t>
            </w:r>
            <w:r w:rsidR="00F479FB">
              <w:rPr>
                <w:rFonts w:ascii="Calibri" w:eastAsia="Times New Roman" w:hAnsi="Calibri" w:cs="Calibri"/>
                <w:b/>
                <w:color w:val="000000"/>
              </w:rPr>
              <w:t xml:space="preserve"> Name</w:t>
            </w:r>
          </w:p>
        </w:tc>
        <w:tc>
          <w:tcPr>
            <w:tcW w:w="2340" w:type="dxa"/>
          </w:tcPr>
          <w:p w14:paraId="22313050" w14:textId="47DE2460" w:rsidR="00502472" w:rsidRPr="00F479FB" w:rsidRDefault="00502472" w:rsidP="00502472">
            <w:pPr>
              <w:rPr>
                <w:rFonts w:ascii="Calibri" w:eastAsia="Times New Roman" w:hAnsi="Calibri" w:cs="Calibri"/>
                <w:b/>
                <w:color w:val="000000"/>
              </w:rPr>
            </w:pPr>
            <w:r w:rsidRPr="00F479FB">
              <w:rPr>
                <w:rFonts w:ascii="Calibri" w:eastAsia="Times New Roman" w:hAnsi="Calibri" w:cs="Calibri"/>
                <w:b/>
                <w:color w:val="000000"/>
              </w:rPr>
              <w:t xml:space="preserve"> Dominant species</w:t>
            </w:r>
          </w:p>
        </w:tc>
        <w:tc>
          <w:tcPr>
            <w:tcW w:w="1082" w:type="dxa"/>
            <w:shd w:val="clear" w:color="auto" w:fill="auto"/>
            <w:noWrap/>
            <w:tcMar>
              <w:top w:w="15" w:type="dxa"/>
              <w:left w:w="15" w:type="dxa"/>
              <w:bottom w:w="0" w:type="dxa"/>
              <w:right w:w="15" w:type="dxa"/>
            </w:tcMar>
            <w:hideMark/>
          </w:tcPr>
          <w:p w14:paraId="1B8A8604" w14:textId="12F027BD"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 Land Area</w:t>
            </w:r>
          </w:p>
        </w:tc>
        <w:tc>
          <w:tcPr>
            <w:tcW w:w="1627" w:type="dxa"/>
            <w:shd w:val="clear" w:color="auto" w:fill="auto"/>
            <w:noWrap/>
            <w:tcMar>
              <w:top w:w="15" w:type="dxa"/>
              <w:left w:w="15" w:type="dxa"/>
              <w:bottom w:w="0" w:type="dxa"/>
              <w:right w:w="15" w:type="dxa"/>
            </w:tcMar>
            <w:hideMark/>
          </w:tcPr>
          <w:p w14:paraId="2C43FDDA" w14:textId="77777777" w:rsidR="00502472" w:rsidRPr="00F479FB" w:rsidRDefault="00502472" w:rsidP="00E96506">
            <w:pPr>
              <w:rPr>
                <w:rFonts w:ascii="Calibri" w:eastAsia="Times New Roman" w:hAnsi="Calibri" w:cs="Calibri"/>
                <w:b/>
                <w:color w:val="000000"/>
              </w:rPr>
            </w:pPr>
            <w:proofErr w:type="spellStart"/>
            <w:r w:rsidRPr="00F479FB">
              <w:rPr>
                <w:rFonts w:ascii="Calibri" w:eastAsia="Times New Roman" w:hAnsi="Calibri" w:cs="Calibri"/>
                <w:b/>
                <w:color w:val="000000"/>
              </w:rPr>
              <w:t>NumStudyPoints</w:t>
            </w:r>
            <w:proofErr w:type="spellEnd"/>
          </w:p>
        </w:tc>
      </w:tr>
      <w:tr w:rsidR="00502472" w:rsidRPr="00E96506" w14:paraId="6E6D9966" w14:textId="77777777" w:rsidTr="00F479FB">
        <w:tblPrEx>
          <w:tblCellMar>
            <w:left w:w="108" w:type="dxa"/>
            <w:right w:w="108" w:type="dxa"/>
          </w:tblCellMar>
        </w:tblPrEx>
        <w:trPr>
          <w:trHeight w:val="290"/>
        </w:trPr>
        <w:tc>
          <w:tcPr>
            <w:tcW w:w="889" w:type="dxa"/>
            <w:shd w:val="clear" w:color="auto" w:fill="auto"/>
            <w:noWrap/>
            <w:hideMark/>
          </w:tcPr>
          <w:p w14:paraId="71C2697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604</w:t>
            </w:r>
          </w:p>
        </w:tc>
        <w:tc>
          <w:tcPr>
            <w:tcW w:w="4326" w:type="dxa"/>
            <w:shd w:val="clear" w:color="auto" w:fill="auto"/>
            <w:noWrap/>
            <w:hideMark/>
          </w:tcPr>
          <w:p w14:paraId="4A554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Big Sagebrush Shrubland and Steppe</w:t>
            </w:r>
          </w:p>
        </w:tc>
        <w:tc>
          <w:tcPr>
            <w:tcW w:w="2340" w:type="dxa"/>
          </w:tcPr>
          <w:p w14:paraId="1AD16B8F" w14:textId="452E0E95"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Artemesia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tridentata</w:t>
            </w:r>
            <w:proofErr w:type="spellEnd"/>
          </w:p>
        </w:tc>
        <w:tc>
          <w:tcPr>
            <w:tcW w:w="1082" w:type="dxa"/>
            <w:shd w:val="clear" w:color="auto" w:fill="auto"/>
            <w:noWrap/>
            <w:hideMark/>
          </w:tcPr>
          <w:p w14:paraId="450ABC78" w14:textId="54173EC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4.428%</w:t>
            </w:r>
          </w:p>
        </w:tc>
        <w:tc>
          <w:tcPr>
            <w:tcW w:w="1627" w:type="dxa"/>
            <w:shd w:val="clear" w:color="auto" w:fill="auto"/>
            <w:noWrap/>
            <w:hideMark/>
          </w:tcPr>
          <w:p w14:paraId="47ED1C9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w:t>
            </w:r>
          </w:p>
        </w:tc>
      </w:tr>
      <w:tr w:rsidR="00502472" w:rsidRPr="00E96506" w14:paraId="5DD4FBCE" w14:textId="77777777" w:rsidTr="00F479FB">
        <w:tblPrEx>
          <w:tblCellMar>
            <w:left w:w="108" w:type="dxa"/>
            <w:right w:w="108" w:type="dxa"/>
          </w:tblCellMar>
        </w:tblPrEx>
        <w:trPr>
          <w:trHeight w:val="290"/>
        </w:trPr>
        <w:tc>
          <w:tcPr>
            <w:tcW w:w="889" w:type="dxa"/>
            <w:shd w:val="clear" w:color="auto" w:fill="auto"/>
            <w:noWrap/>
            <w:hideMark/>
          </w:tcPr>
          <w:p w14:paraId="7DA2DD2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646</w:t>
            </w:r>
          </w:p>
        </w:tc>
        <w:tc>
          <w:tcPr>
            <w:tcW w:w="4326" w:type="dxa"/>
            <w:shd w:val="clear" w:color="auto" w:fill="auto"/>
            <w:noWrap/>
            <w:hideMark/>
          </w:tcPr>
          <w:p w14:paraId="6C0A3D96" w14:textId="77777777" w:rsidR="00502472" w:rsidRPr="00E96506" w:rsidRDefault="00502472" w:rsidP="00E96506">
            <w:pPr>
              <w:rPr>
                <w:rFonts w:ascii="Calibri" w:eastAsia="Times New Roman" w:hAnsi="Calibri" w:cs="Calibri"/>
                <w:color w:val="000000"/>
              </w:rPr>
            </w:pPr>
            <w:proofErr w:type="spellStart"/>
            <w:r w:rsidRPr="00E96506">
              <w:rPr>
                <w:rFonts w:ascii="Calibri" w:eastAsia="Times New Roman" w:hAnsi="Calibri" w:cs="Calibri"/>
                <w:color w:val="000000"/>
              </w:rPr>
              <w:t>Mixedgrass</w:t>
            </w:r>
            <w:proofErr w:type="spellEnd"/>
            <w:r w:rsidRPr="00E96506">
              <w:rPr>
                <w:rFonts w:ascii="Calibri" w:eastAsia="Times New Roman" w:hAnsi="Calibri" w:cs="Calibri"/>
                <w:color w:val="000000"/>
              </w:rPr>
              <w:t xml:space="preserve"> Prairie</w:t>
            </w:r>
          </w:p>
        </w:tc>
        <w:tc>
          <w:tcPr>
            <w:tcW w:w="2340" w:type="dxa"/>
          </w:tcPr>
          <w:p w14:paraId="0A394037"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5FE99468" w14:textId="6F18170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3.140%</w:t>
            </w:r>
          </w:p>
        </w:tc>
        <w:tc>
          <w:tcPr>
            <w:tcW w:w="1627" w:type="dxa"/>
            <w:shd w:val="clear" w:color="auto" w:fill="auto"/>
            <w:noWrap/>
            <w:hideMark/>
          </w:tcPr>
          <w:p w14:paraId="1EEF4F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w:t>
            </w:r>
          </w:p>
        </w:tc>
      </w:tr>
      <w:tr w:rsidR="00502472" w:rsidRPr="00E96506" w14:paraId="57357CD9" w14:textId="77777777" w:rsidTr="00F479FB">
        <w:tblPrEx>
          <w:tblCellMar>
            <w:left w:w="108" w:type="dxa"/>
            <w:right w:w="108" w:type="dxa"/>
          </w:tblCellMar>
        </w:tblPrEx>
        <w:trPr>
          <w:trHeight w:val="290"/>
        </w:trPr>
        <w:tc>
          <w:tcPr>
            <w:tcW w:w="889" w:type="dxa"/>
            <w:shd w:val="clear" w:color="auto" w:fill="auto"/>
            <w:noWrap/>
            <w:hideMark/>
          </w:tcPr>
          <w:p w14:paraId="4ECCFE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613</w:t>
            </w:r>
          </w:p>
        </w:tc>
        <w:tc>
          <w:tcPr>
            <w:tcW w:w="4326" w:type="dxa"/>
            <w:shd w:val="clear" w:color="auto" w:fill="auto"/>
            <w:noWrap/>
            <w:hideMark/>
          </w:tcPr>
          <w:p w14:paraId="295041F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Desert Scrub</w:t>
            </w:r>
          </w:p>
        </w:tc>
        <w:tc>
          <w:tcPr>
            <w:tcW w:w="2340" w:type="dxa"/>
          </w:tcPr>
          <w:p w14:paraId="1BD802F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FEBF41" w14:textId="5161466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2.048%</w:t>
            </w:r>
          </w:p>
        </w:tc>
        <w:tc>
          <w:tcPr>
            <w:tcW w:w="1627" w:type="dxa"/>
            <w:shd w:val="clear" w:color="auto" w:fill="auto"/>
            <w:noWrap/>
            <w:hideMark/>
          </w:tcPr>
          <w:p w14:paraId="75FBC80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53</w:t>
            </w:r>
          </w:p>
        </w:tc>
      </w:tr>
      <w:tr w:rsidR="00502472" w:rsidRPr="00E96506" w14:paraId="70446CFE" w14:textId="77777777" w:rsidTr="00F479FB">
        <w:tblPrEx>
          <w:tblCellMar>
            <w:left w:w="108" w:type="dxa"/>
            <w:right w:w="108" w:type="dxa"/>
          </w:tblCellMar>
        </w:tblPrEx>
        <w:trPr>
          <w:trHeight w:val="290"/>
        </w:trPr>
        <w:tc>
          <w:tcPr>
            <w:tcW w:w="889" w:type="dxa"/>
            <w:shd w:val="clear" w:color="auto" w:fill="auto"/>
            <w:noWrap/>
            <w:hideMark/>
          </w:tcPr>
          <w:p w14:paraId="3A03759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630</w:t>
            </w:r>
          </w:p>
        </w:tc>
        <w:tc>
          <w:tcPr>
            <w:tcW w:w="4326" w:type="dxa"/>
            <w:shd w:val="clear" w:color="auto" w:fill="auto"/>
            <w:noWrap/>
            <w:hideMark/>
          </w:tcPr>
          <w:p w14:paraId="31C3C74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Pinyon-Juniper Woodland</w:t>
            </w:r>
          </w:p>
        </w:tc>
        <w:tc>
          <w:tcPr>
            <w:tcW w:w="2340" w:type="dxa"/>
          </w:tcPr>
          <w:p w14:paraId="5C76887D"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edulis</w:t>
            </w:r>
          </w:p>
          <w:p w14:paraId="369D53A9" w14:textId="4A5F1C32"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Juniperus</w:t>
            </w:r>
            <w:proofErr w:type="spellEnd"/>
            <w:r>
              <w:rPr>
                <w:rFonts w:ascii="Calibri" w:eastAsia="Times New Roman" w:hAnsi="Calibri" w:cs="Calibri"/>
                <w:color w:val="000000"/>
              </w:rPr>
              <w:t xml:space="preserve"> spp.</w:t>
            </w:r>
          </w:p>
        </w:tc>
        <w:tc>
          <w:tcPr>
            <w:tcW w:w="1082" w:type="dxa"/>
            <w:shd w:val="clear" w:color="auto" w:fill="auto"/>
            <w:noWrap/>
            <w:hideMark/>
          </w:tcPr>
          <w:p w14:paraId="3EC0ADF5" w14:textId="48F694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1.736%</w:t>
            </w:r>
          </w:p>
        </w:tc>
        <w:tc>
          <w:tcPr>
            <w:tcW w:w="1627" w:type="dxa"/>
            <w:shd w:val="clear" w:color="auto" w:fill="auto"/>
            <w:noWrap/>
            <w:hideMark/>
          </w:tcPr>
          <w:p w14:paraId="00DE6E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r>
      <w:tr w:rsidR="00502472" w:rsidRPr="00E96506" w14:paraId="5AC6674B" w14:textId="77777777" w:rsidTr="00F479FB">
        <w:tblPrEx>
          <w:tblCellMar>
            <w:left w:w="108" w:type="dxa"/>
            <w:right w:w="108" w:type="dxa"/>
          </w:tblCellMar>
        </w:tblPrEx>
        <w:trPr>
          <w:trHeight w:val="290"/>
        </w:trPr>
        <w:tc>
          <w:tcPr>
            <w:tcW w:w="889" w:type="dxa"/>
            <w:shd w:val="clear" w:color="000000" w:fill="FFE699"/>
            <w:noWrap/>
            <w:hideMark/>
          </w:tcPr>
          <w:p w14:paraId="0C162E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682</w:t>
            </w:r>
          </w:p>
        </w:tc>
        <w:tc>
          <w:tcPr>
            <w:tcW w:w="4326" w:type="dxa"/>
            <w:shd w:val="clear" w:color="000000" w:fill="FFE699"/>
            <w:noWrap/>
            <w:hideMark/>
          </w:tcPr>
          <w:p w14:paraId="4A05D52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Yellow Birch-Sugar Maple Forest</w:t>
            </w:r>
          </w:p>
        </w:tc>
        <w:tc>
          <w:tcPr>
            <w:tcW w:w="2340" w:type="dxa"/>
            <w:shd w:val="clear" w:color="000000" w:fill="FFE699"/>
          </w:tcPr>
          <w:p w14:paraId="6451ADF8"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 xml:space="preserve">Betula </w:t>
            </w:r>
            <w:proofErr w:type="spellStart"/>
            <w:r w:rsidRPr="00502472">
              <w:rPr>
                <w:rFonts w:ascii="Calibri" w:eastAsia="Times New Roman" w:hAnsi="Calibri" w:cs="Calibri"/>
                <w:i/>
                <w:color w:val="000000"/>
              </w:rPr>
              <w:t>alleghaniensis</w:t>
            </w:r>
            <w:proofErr w:type="spellEnd"/>
          </w:p>
          <w:p w14:paraId="1707D821" w14:textId="39F2A2B3"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 saccharum</w:t>
            </w:r>
          </w:p>
        </w:tc>
        <w:tc>
          <w:tcPr>
            <w:tcW w:w="1082" w:type="dxa"/>
            <w:shd w:val="clear" w:color="000000" w:fill="FFE699"/>
            <w:noWrap/>
            <w:hideMark/>
          </w:tcPr>
          <w:p w14:paraId="5CCE4C5F" w14:textId="4C9F518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1.639%</w:t>
            </w:r>
          </w:p>
        </w:tc>
        <w:tc>
          <w:tcPr>
            <w:tcW w:w="1627" w:type="dxa"/>
            <w:shd w:val="clear" w:color="000000" w:fill="FFE699"/>
            <w:noWrap/>
            <w:hideMark/>
          </w:tcPr>
          <w:p w14:paraId="7154BC3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415</w:t>
            </w:r>
          </w:p>
        </w:tc>
      </w:tr>
      <w:tr w:rsidR="00502472" w:rsidRPr="00E96506" w14:paraId="72B85628" w14:textId="77777777" w:rsidTr="00F479FB">
        <w:tblPrEx>
          <w:tblCellMar>
            <w:left w:w="108" w:type="dxa"/>
            <w:right w:w="108" w:type="dxa"/>
          </w:tblCellMar>
        </w:tblPrEx>
        <w:trPr>
          <w:trHeight w:val="290"/>
        </w:trPr>
        <w:tc>
          <w:tcPr>
            <w:tcW w:w="889" w:type="dxa"/>
            <w:shd w:val="clear" w:color="auto" w:fill="auto"/>
            <w:noWrap/>
            <w:hideMark/>
          </w:tcPr>
          <w:p w14:paraId="0875A1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660</w:t>
            </w:r>
          </w:p>
        </w:tc>
        <w:tc>
          <w:tcPr>
            <w:tcW w:w="4326" w:type="dxa"/>
            <w:shd w:val="clear" w:color="auto" w:fill="auto"/>
            <w:noWrap/>
            <w:hideMark/>
          </w:tcPr>
          <w:p w14:paraId="23B821D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Oak-Red Oak-Hickory Forest and Woodland</w:t>
            </w:r>
          </w:p>
        </w:tc>
        <w:tc>
          <w:tcPr>
            <w:tcW w:w="2340" w:type="dxa"/>
          </w:tcPr>
          <w:p w14:paraId="740CDA34"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alba</w:t>
            </w:r>
          </w:p>
          <w:p w14:paraId="15D1797A" w14:textId="513593C0"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Q. rubra, </w:t>
            </w:r>
            <w:proofErr w:type="spellStart"/>
            <w:r w:rsidRPr="00502472">
              <w:rPr>
                <w:rFonts w:ascii="Calibri" w:eastAsia="Times New Roman" w:hAnsi="Calibri" w:cs="Calibri"/>
                <w:i/>
                <w:color w:val="000000"/>
              </w:rPr>
              <w:t>Carya</w:t>
            </w:r>
            <w:proofErr w:type="spellEnd"/>
            <w:r>
              <w:rPr>
                <w:rFonts w:ascii="Calibri" w:eastAsia="Times New Roman" w:hAnsi="Calibri" w:cs="Calibri"/>
                <w:color w:val="000000"/>
              </w:rPr>
              <w:t xml:space="preserve"> spp.</w:t>
            </w:r>
          </w:p>
        </w:tc>
        <w:tc>
          <w:tcPr>
            <w:tcW w:w="1082" w:type="dxa"/>
            <w:shd w:val="clear" w:color="auto" w:fill="auto"/>
            <w:noWrap/>
            <w:hideMark/>
          </w:tcPr>
          <w:p w14:paraId="69F800A9" w14:textId="22FB17E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1.633%</w:t>
            </w:r>
          </w:p>
        </w:tc>
        <w:tc>
          <w:tcPr>
            <w:tcW w:w="1627" w:type="dxa"/>
            <w:shd w:val="clear" w:color="auto" w:fill="auto"/>
            <w:noWrap/>
            <w:hideMark/>
          </w:tcPr>
          <w:p w14:paraId="6A3E4A6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1161</w:t>
            </w:r>
          </w:p>
        </w:tc>
      </w:tr>
      <w:tr w:rsidR="00502472" w:rsidRPr="00E96506" w14:paraId="6DF2CF98" w14:textId="77777777" w:rsidTr="00F479FB">
        <w:tblPrEx>
          <w:tblCellMar>
            <w:left w:w="108" w:type="dxa"/>
            <w:right w:w="108" w:type="dxa"/>
          </w:tblCellMar>
        </w:tblPrEx>
        <w:trPr>
          <w:trHeight w:val="290"/>
        </w:trPr>
        <w:tc>
          <w:tcPr>
            <w:tcW w:w="889" w:type="dxa"/>
            <w:shd w:val="clear" w:color="000000" w:fill="FFE699"/>
            <w:noWrap/>
            <w:hideMark/>
          </w:tcPr>
          <w:p w14:paraId="24CE44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655</w:t>
            </w:r>
          </w:p>
        </w:tc>
        <w:tc>
          <w:tcPr>
            <w:tcW w:w="4326" w:type="dxa"/>
            <w:shd w:val="clear" w:color="000000" w:fill="FFE699"/>
            <w:noWrap/>
            <w:hideMark/>
          </w:tcPr>
          <w:p w14:paraId="1824DCC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Beech-Maple-Basswood Forest</w:t>
            </w:r>
          </w:p>
        </w:tc>
        <w:tc>
          <w:tcPr>
            <w:tcW w:w="2340" w:type="dxa"/>
            <w:shd w:val="clear" w:color="000000" w:fill="FFE699"/>
          </w:tcPr>
          <w:p w14:paraId="57FA7B19"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 xml:space="preserve">Fagus </w:t>
            </w:r>
            <w:proofErr w:type="spellStart"/>
            <w:r w:rsidRPr="00502472">
              <w:rPr>
                <w:rFonts w:ascii="Calibri" w:eastAsia="Times New Roman" w:hAnsi="Calibri" w:cs="Calibri"/>
                <w:i/>
                <w:color w:val="000000"/>
              </w:rPr>
              <w:t>grandifolia</w:t>
            </w:r>
            <w:proofErr w:type="spellEnd"/>
          </w:p>
          <w:p w14:paraId="0CF6BEE5" w14:textId="0EE3997D"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Acer spp.</w:t>
            </w:r>
          </w:p>
          <w:p w14:paraId="1D1F97EC" w14:textId="57D12148"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Tilia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americana</w:t>
            </w:r>
            <w:proofErr w:type="spellEnd"/>
          </w:p>
        </w:tc>
        <w:tc>
          <w:tcPr>
            <w:tcW w:w="1082" w:type="dxa"/>
            <w:shd w:val="clear" w:color="000000" w:fill="FFE699"/>
            <w:noWrap/>
            <w:hideMark/>
          </w:tcPr>
          <w:p w14:paraId="593762F6" w14:textId="202DEE6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1.619%</w:t>
            </w:r>
          </w:p>
        </w:tc>
        <w:tc>
          <w:tcPr>
            <w:tcW w:w="1627" w:type="dxa"/>
            <w:shd w:val="clear" w:color="000000" w:fill="FFE699"/>
            <w:noWrap/>
            <w:hideMark/>
          </w:tcPr>
          <w:p w14:paraId="3CDC63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167</w:t>
            </w:r>
          </w:p>
        </w:tc>
      </w:tr>
      <w:tr w:rsidR="00502472" w:rsidRPr="00E96506" w14:paraId="416AFD3D" w14:textId="77777777" w:rsidTr="00F479FB">
        <w:tblPrEx>
          <w:tblCellMar>
            <w:left w:w="108" w:type="dxa"/>
            <w:right w:w="108" w:type="dxa"/>
          </w:tblCellMar>
        </w:tblPrEx>
        <w:trPr>
          <w:trHeight w:val="290"/>
        </w:trPr>
        <w:tc>
          <w:tcPr>
            <w:tcW w:w="889" w:type="dxa"/>
            <w:shd w:val="clear" w:color="auto" w:fill="auto"/>
            <w:noWrap/>
            <w:hideMark/>
          </w:tcPr>
          <w:p w14:paraId="1712D9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c>
          <w:tcPr>
            <w:tcW w:w="4326" w:type="dxa"/>
            <w:shd w:val="clear" w:color="auto" w:fill="auto"/>
            <w:noWrap/>
            <w:hideMark/>
          </w:tcPr>
          <w:p w14:paraId="49218C6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Grassland</w:t>
            </w:r>
          </w:p>
        </w:tc>
        <w:tc>
          <w:tcPr>
            <w:tcW w:w="2340" w:type="dxa"/>
          </w:tcPr>
          <w:p w14:paraId="79CC491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7142017" w14:textId="6013FC8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1.343%</w:t>
            </w:r>
          </w:p>
        </w:tc>
        <w:tc>
          <w:tcPr>
            <w:tcW w:w="1627" w:type="dxa"/>
            <w:shd w:val="clear" w:color="auto" w:fill="auto"/>
            <w:noWrap/>
            <w:hideMark/>
          </w:tcPr>
          <w:p w14:paraId="4A1FCF9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w:t>
            </w:r>
          </w:p>
        </w:tc>
      </w:tr>
      <w:tr w:rsidR="00502472" w:rsidRPr="00E96506" w14:paraId="3DDCFE20" w14:textId="77777777" w:rsidTr="00F479FB">
        <w:tblPrEx>
          <w:tblCellMar>
            <w:left w:w="108" w:type="dxa"/>
            <w:right w:w="108" w:type="dxa"/>
          </w:tblCellMar>
        </w:tblPrEx>
        <w:trPr>
          <w:trHeight w:val="290"/>
        </w:trPr>
        <w:tc>
          <w:tcPr>
            <w:tcW w:w="889" w:type="dxa"/>
            <w:shd w:val="clear" w:color="auto" w:fill="auto"/>
            <w:noWrap/>
            <w:hideMark/>
          </w:tcPr>
          <w:p w14:paraId="4081E7E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624</w:t>
            </w:r>
          </w:p>
        </w:tc>
        <w:tc>
          <w:tcPr>
            <w:tcW w:w="4326" w:type="dxa"/>
            <w:shd w:val="clear" w:color="auto" w:fill="auto"/>
            <w:noWrap/>
            <w:hideMark/>
          </w:tcPr>
          <w:p w14:paraId="52AA3B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Mesquite Woodland and Scrub</w:t>
            </w:r>
          </w:p>
        </w:tc>
        <w:tc>
          <w:tcPr>
            <w:tcW w:w="2340" w:type="dxa"/>
          </w:tcPr>
          <w:p w14:paraId="4E9954EF" w14:textId="7D63204B"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Prosopis</w:t>
            </w:r>
            <w:r>
              <w:rPr>
                <w:rFonts w:ascii="Calibri" w:eastAsia="Times New Roman" w:hAnsi="Calibri" w:cs="Calibri"/>
                <w:color w:val="000000"/>
              </w:rPr>
              <w:t xml:space="preserve"> spp.</w:t>
            </w:r>
          </w:p>
        </w:tc>
        <w:tc>
          <w:tcPr>
            <w:tcW w:w="1082" w:type="dxa"/>
            <w:shd w:val="clear" w:color="auto" w:fill="auto"/>
            <w:noWrap/>
            <w:hideMark/>
          </w:tcPr>
          <w:p w14:paraId="67AAE28F" w14:textId="2D1D0D7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1.255%</w:t>
            </w:r>
          </w:p>
        </w:tc>
        <w:tc>
          <w:tcPr>
            <w:tcW w:w="1627" w:type="dxa"/>
            <w:shd w:val="clear" w:color="auto" w:fill="auto"/>
            <w:noWrap/>
            <w:hideMark/>
          </w:tcPr>
          <w:p w14:paraId="21C2810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1309</w:t>
            </w:r>
          </w:p>
        </w:tc>
      </w:tr>
      <w:tr w:rsidR="00502472" w:rsidRPr="00E96506" w14:paraId="2A01B562" w14:textId="77777777" w:rsidTr="00F479FB">
        <w:tblPrEx>
          <w:tblCellMar>
            <w:left w:w="108" w:type="dxa"/>
            <w:right w:w="108" w:type="dxa"/>
          </w:tblCellMar>
        </w:tblPrEx>
        <w:trPr>
          <w:trHeight w:val="290"/>
        </w:trPr>
        <w:tc>
          <w:tcPr>
            <w:tcW w:w="889" w:type="dxa"/>
            <w:shd w:val="clear" w:color="000000" w:fill="FFE699"/>
            <w:noWrap/>
            <w:hideMark/>
          </w:tcPr>
          <w:p w14:paraId="620DF2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683</w:t>
            </w:r>
          </w:p>
        </w:tc>
        <w:tc>
          <w:tcPr>
            <w:tcW w:w="4326" w:type="dxa"/>
            <w:shd w:val="clear" w:color="000000" w:fill="FFE699"/>
            <w:noWrap/>
            <w:hideMark/>
          </w:tcPr>
          <w:p w14:paraId="4C2B991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Peatland Forests</w:t>
            </w:r>
          </w:p>
        </w:tc>
        <w:tc>
          <w:tcPr>
            <w:tcW w:w="2340" w:type="dxa"/>
            <w:shd w:val="clear" w:color="000000" w:fill="FFE699"/>
          </w:tcPr>
          <w:p w14:paraId="3AE4A185"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Picea</w:t>
            </w:r>
            <w:proofErr w:type="spellEnd"/>
            <w:r w:rsidRPr="00502472">
              <w:rPr>
                <w:rFonts w:ascii="Calibri" w:eastAsia="Times New Roman" w:hAnsi="Calibri" w:cs="Calibri"/>
                <w:i/>
                <w:color w:val="000000"/>
              </w:rPr>
              <w:t xml:space="preserve"> glauca</w:t>
            </w:r>
          </w:p>
          <w:p w14:paraId="4954AE7E" w14:textId="701533B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P. </w:t>
            </w:r>
            <w:proofErr w:type="spellStart"/>
            <w:r w:rsidRPr="00502472">
              <w:rPr>
                <w:rFonts w:ascii="Calibri" w:eastAsia="Times New Roman" w:hAnsi="Calibri" w:cs="Calibri"/>
                <w:i/>
                <w:color w:val="000000"/>
              </w:rPr>
              <w:t>mariana</w:t>
            </w:r>
            <w:proofErr w:type="spellEnd"/>
          </w:p>
        </w:tc>
        <w:tc>
          <w:tcPr>
            <w:tcW w:w="1082" w:type="dxa"/>
            <w:shd w:val="clear" w:color="000000" w:fill="FFE699"/>
            <w:noWrap/>
            <w:hideMark/>
          </w:tcPr>
          <w:p w14:paraId="3F9D3B7C" w14:textId="6B5C27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1.152%</w:t>
            </w:r>
          </w:p>
        </w:tc>
        <w:tc>
          <w:tcPr>
            <w:tcW w:w="1627" w:type="dxa"/>
            <w:shd w:val="clear" w:color="000000" w:fill="FFE699"/>
            <w:noWrap/>
            <w:hideMark/>
          </w:tcPr>
          <w:p w14:paraId="0DFFD10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671608D9" w14:textId="77777777" w:rsidTr="00F479FB">
        <w:tblPrEx>
          <w:tblCellMar>
            <w:left w:w="108" w:type="dxa"/>
            <w:right w:w="108" w:type="dxa"/>
          </w:tblCellMar>
        </w:tblPrEx>
        <w:trPr>
          <w:trHeight w:val="290"/>
        </w:trPr>
        <w:tc>
          <w:tcPr>
            <w:tcW w:w="889" w:type="dxa"/>
            <w:shd w:val="clear" w:color="000000" w:fill="FFE699"/>
            <w:noWrap/>
            <w:hideMark/>
          </w:tcPr>
          <w:p w14:paraId="1E9835E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666</w:t>
            </w:r>
          </w:p>
        </w:tc>
        <w:tc>
          <w:tcPr>
            <w:tcW w:w="4326" w:type="dxa"/>
            <w:shd w:val="clear" w:color="000000" w:fill="FFE699"/>
            <w:noWrap/>
            <w:hideMark/>
          </w:tcPr>
          <w:p w14:paraId="505906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Floodplain Forests</w:t>
            </w:r>
          </w:p>
        </w:tc>
        <w:tc>
          <w:tcPr>
            <w:tcW w:w="2340" w:type="dxa"/>
            <w:shd w:val="clear" w:color="000000" w:fill="FFE699"/>
          </w:tcPr>
          <w:p w14:paraId="14743051" w14:textId="77777777" w:rsidR="00502472" w:rsidRPr="00E96506" w:rsidRDefault="00502472" w:rsidP="00502472">
            <w:pPr>
              <w:rPr>
                <w:rFonts w:ascii="Calibri" w:eastAsia="Times New Roman" w:hAnsi="Calibri" w:cs="Calibri"/>
                <w:color w:val="000000"/>
              </w:rPr>
            </w:pPr>
          </w:p>
        </w:tc>
        <w:tc>
          <w:tcPr>
            <w:tcW w:w="1082" w:type="dxa"/>
            <w:shd w:val="clear" w:color="000000" w:fill="FFE699"/>
            <w:noWrap/>
            <w:hideMark/>
          </w:tcPr>
          <w:p w14:paraId="024E168F" w14:textId="50B6EB7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1.072%</w:t>
            </w:r>
          </w:p>
        </w:tc>
        <w:tc>
          <w:tcPr>
            <w:tcW w:w="1627" w:type="dxa"/>
            <w:shd w:val="clear" w:color="000000" w:fill="FFE699"/>
            <w:noWrap/>
            <w:hideMark/>
          </w:tcPr>
          <w:p w14:paraId="08C4204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1548</w:t>
            </w:r>
          </w:p>
        </w:tc>
      </w:tr>
      <w:tr w:rsidR="00502472" w:rsidRPr="00E96506" w14:paraId="7AD978DF" w14:textId="77777777" w:rsidTr="00F479FB">
        <w:tblPrEx>
          <w:tblCellMar>
            <w:left w:w="108" w:type="dxa"/>
            <w:right w:w="108" w:type="dxa"/>
          </w:tblCellMar>
        </w:tblPrEx>
        <w:trPr>
          <w:trHeight w:val="290"/>
        </w:trPr>
        <w:tc>
          <w:tcPr>
            <w:tcW w:w="889" w:type="dxa"/>
            <w:shd w:val="clear" w:color="auto" w:fill="auto"/>
            <w:noWrap/>
            <w:hideMark/>
          </w:tcPr>
          <w:p w14:paraId="535E563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740</w:t>
            </w:r>
          </w:p>
        </w:tc>
        <w:tc>
          <w:tcPr>
            <w:tcW w:w="4326" w:type="dxa"/>
            <w:shd w:val="clear" w:color="auto" w:fill="auto"/>
            <w:noWrap/>
            <w:hideMark/>
          </w:tcPr>
          <w:p w14:paraId="651F8F3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Ruderal Forest</w:t>
            </w:r>
          </w:p>
        </w:tc>
        <w:tc>
          <w:tcPr>
            <w:tcW w:w="2340" w:type="dxa"/>
          </w:tcPr>
          <w:p w14:paraId="4877EB0A"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C72DFF" w14:textId="486E3F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1.064%</w:t>
            </w:r>
          </w:p>
        </w:tc>
        <w:tc>
          <w:tcPr>
            <w:tcW w:w="1627" w:type="dxa"/>
            <w:shd w:val="clear" w:color="auto" w:fill="auto"/>
            <w:noWrap/>
            <w:hideMark/>
          </w:tcPr>
          <w:p w14:paraId="223C35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347</w:t>
            </w:r>
          </w:p>
        </w:tc>
      </w:tr>
      <w:tr w:rsidR="00502472" w:rsidRPr="00E96506" w14:paraId="7F116A37" w14:textId="77777777" w:rsidTr="00F479FB">
        <w:tblPrEx>
          <w:tblCellMar>
            <w:left w:w="108" w:type="dxa"/>
            <w:right w:w="108" w:type="dxa"/>
          </w:tblCellMar>
        </w:tblPrEx>
        <w:trPr>
          <w:trHeight w:val="290"/>
        </w:trPr>
        <w:tc>
          <w:tcPr>
            <w:tcW w:w="889" w:type="dxa"/>
            <w:shd w:val="clear" w:color="auto" w:fill="auto"/>
            <w:noWrap/>
            <w:hideMark/>
          </w:tcPr>
          <w:p w14:paraId="03FEF5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758</w:t>
            </w:r>
          </w:p>
        </w:tc>
        <w:tc>
          <w:tcPr>
            <w:tcW w:w="4326" w:type="dxa"/>
            <w:shd w:val="clear" w:color="auto" w:fill="auto"/>
            <w:noWrap/>
            <w:hideMark/>
          </w:tcPr>
          <w:p w14:paraId="6722DE3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Spruce Forest and Woodland</w:t>
            </w:r>
          </w:p>
        </w:tc>
        <w:tc>
          <w:tcPr>
            <w:tcW w:w="2340" w:type="dxa"/>
          </w:tcPr>
          <w:p w14:paraId="551D8106" w14:textId="3CBC19D6" w:rsidR="00502472" w:rsidRPr="00E96506" w:rsidRDefault="00502472" w:rsidP="00502472">
            <w:pPr>
              <w:rPr>
                <w:rFonts w:ascii="Calibri" w:eastAsia="Times New Roman" w:hAnsi="Calibri" w:cs="Calibri"/>
                <w:color w:val="000000"/>
              </w:rPr>
            </w:pPr>
            <w:proofErr w:type="spellStart"/>
            <w:r>
              <w:rPr>
                <w:rFonts w:ascii="Calibri" w:eastAsia="Times New Roman" w:hAnsi="Calibri" w:cs="Calibri"/>
                <w:color w:val="000000"/>
              </w:rPr>
              <w:t>Picea</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mariana</w:t>
            </w:r>
            <w:proofErr w:type="spellEnd"/>
          </w:p>
        </w:tc>
        <w:tc>
          <w:tcPr>
            <w:tcW w:w="1082" w:type="dxa"/>
            <w:shd w:val="clear" w:color="auto" w:fill="auto"/>
            <w:noWrap/>
            <w:hideMark/>
          </w:tcPr>
          <w:p w14:paraId="3FB38F97" w14:textId="3B80BE9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0.961%</w:t>
            </w:r>
          </w:p>
        </w:tc>
        <w:tc>
          <w:tcPr>
            <w:tcW w:w="1627" w:type="dxa"/>
            <w:shd w:val="clear" w:color="auto" w:fill="auto"/>
            <w:noWrap/>
            <w:hideMark/>
          </w:tcPr>
          <w:p w14:paraId="669862C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131</w:t>
            </w:r>
          </w:p>
        </w:tc>
      </w:tr>
      <w:tr w:rsidR="00502472" w:rsidRPr="00E96506" w14:paraId="30C71848" w14:textId="77777777" w:rsidTr="00F479FB">
        <w:tblPrEx>
          <w:tblCellMar>
            <w:left w:w="108" w:type="dxa"/>
            <w:right w:w="108" w:type="dxa"/>
          </w:tblCellMar>
        </w:tblPrEx>
        <w:trPr>
          <w:trHeight w:val="290"/>
        </w:trPr>
        <w:tc>
          <w:tcPr>
            <w:tcW w:w="889" w:type="dxa"/>
            <w:shd w:val="clear" w:color="000000" w:fill="FFE699"/>
            <w:noWrap/>
            <w:hideMark/>
          </w:tcPr>
          <w:p w14:paraId="5A24B3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631</w:t>
            </w:r>
          </w:p>
        </w:tc>
        <w:tc>
          <w:tcPr>
            <w:tcW w:w="4326" w:type="dxa"/>
            <w:shd w:val="clear" w:color="000000" w:fill="FFE699"/>
            <w:noWrap/>
            <w:hideMark/>
          </w:tcPr>
          <w:p w14:paraId="4D0AB28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Ponderosa Pine Forest, Woodland and Savanna</w:t>
            </w:r>
          </w:p>
        </w:tc>
        <w:tc>
          <w:tcPr>
            <w:tcW w:w="2340" w:type="dxa"/>
            <w:shd w:val="clear" w:color="000000" w:fill="FFE699"/>
          </w:tcPr>
          <w:p w14:paraId="55FC0E97" w14:textId="080F162C"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ponderosa</w:t>
            </w:r>
          </w:p>
        </w:tc>
        <w:tc>
          <w:tcPr>
            <w:tcW w:w="1082" w:type="dxa"/>
            <w:shd w:val="clear" w:color="000000" w:fill="FFE699"/>
            <w:noWrap/>
            <w:hideMark/>
          </w:tcPr>
          <w:p w14:paraId="2E708704" w14:textId="67EBA3E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0.938%</w:t>
            </w:r>
          </w:p>
        </w:tc>
        <w:tc>
          <w:tcPr>
            <w:tcW w:w="1627" w:type="dxa"/>
            <w:shd w:val="clear" w:color="000000" w:fill="FFE699"/>
            <w:noWrap/>
            <w:hideMark/>
          </w:tcPr>
          <w:p w14:paraId="2DF87C5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1426</w:t>
            </w:r>
          </w:p>
        </w:tc>
      </w:tr>
      <w:tr w:rsidR="00502472" w:rsidRPr="00E96506" w14:paraId="708FC98D" w14:textId="77777777" w:rsidTr="00F479FB">
        <w:tblPrEx>
          <w:tblCellMar>
            <w:left w:w="108" w:type="dxa"/>
            <w:right w:w="108" w:type="dxa"/>
          </w:tblCellMar>
        </w:tblPrEx>
        <w:trPr>
          <w:trHeight w:val="290"/>
        </w:trPr>
        <w:tc>
          <w:tcPr>
            <w:tcW w:w="889" w:type="dxa"/>
            <w:shd w:val="clear" w:color="auto" w:fill="auto"/>
            <w:noWrap/>
            <w:hideMark/>
          </w:tcPr>
          <w:p w14:paraId="60FB53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661</w:t>
            </w:r>
          </w:p>
        </w:tc>
        <w:tc>
          <w:tcPr>
            <w:tcW w:w="4326" w:type="dxa"/>
            <w:shd w:val="clear" w:color="auto" w:fill="auto"/>
            <w:noWrap/>
            <w:hideMark/>
          </w:tcPr>
          <w:p w14:paraId="24C325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 Forest and Woodland</w:t>
            </w:r>
          </w:p>
        </w:tc>
        <w:tc>
          <w:tcPr>
            <w:tcW w:w="2340" w:type="dxa"/>
          </w:tcPr>
          <w:p w14:paraId="46FF075A" w14:textId="45A401B8"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 xml:space="preserve">Quercus </w:t>
            </w:r>
            <w:proofErr w:type="spellStart"/>
            <w:r w:rsidRPr="00502472">
              <w:rPr>
                <w:rFonts w:ascii="Calibri" w:eastAsia="Times New Roman" w:hAnsi="Calibri" w:cs="Calibri"/>
                <w:i/>
                <w:color w:val="000000"/>
              </w:rPr>
              <w:t>prinus</w:t>
            </w:r>
            <w:proofErr w:type="spellEnd"/>
          </w:p>
        </w:tc>
        <w:tc>
          <w:tcPr>
            <w:tcW w:w="1082" w:type="dxa"/>
            <w:shd w:val="clear" w:color="auto" w:fill="auto"/>
            <w:noWrap/>
            <w:hideMark/>
          </w:tcPr>
          <w:p w14:paraId="6D8DB755" w14:textId="41C894B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0.933%</w:t>
            </w:r>
          </w:p>
        </w:tc>
        <w:tc>
          <w:tcPr>
            <w:tcW w:w="1627" w:type="dxa"/>
            <w:shd w:val="clear" w:color="auto" w:fill="auto"/>
            <w:noWrap/>
            <w:hideMark/>
          </w:tcPr>
          <w:p w14:paraId="70BF2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276</w:t>
            </w:r>
          </w:p>
        </w:tc>
      </w:tr>
      <w:tr w:rsidR="00502472" w:rsidRPr="00E96506" w14:paraId="5B725A83" w14:textId="77777777" w:rsidTr="00F479FB">
        <w:tblPrEx>
          <w:tblCellMar>
            <w:left w:w="108" w:type="dxa"/>
            <w:right w:w="108" w:type="dxa"/>
          </w:tblCellMar>
        </w:tblPrEx>
        <w:trPr>
          <w:trHeight w:val="290"/>
        </w:trPr>
        <w:tc>
          <w:tcPr>
            <w:tcW w:w="889" w:type="dxa"/>
            <w:shd w:val="clear" w:color="auto" w:fill="auto"/>
            <w:noWrap/>
            <w:hideMark/>
          </w:tcPr>
          <w:p w14:paraId="57341E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694</w:t>
            </w:r>
          </w:p>
        </w:tc>
        <w:tc>
          <w:tcPr>
            <w:tcW w:w="4326" w:type="dxa"/>
            <w:shd w:val="clear" w:color="auto" w:fill="auto"/>
            <w:noWrap/>
            <w:hideMark/>
          </w:tcPr>
          <w:p w14:paraId="058802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Atlantic Swamp Forests</w:t>
            </w:r>
          </w:p>
        </w:tc>
        <w:tc>
          <w:tcPr>
            <w:tcW w:w="2340" w:type="dxa"/>
          </w:tcPr>
          <w:p w14:paraId="1CF20A07" w14:textId="77777777" w:rsidR="00502472" w:rsidRPr="00502472" w:rsidRDefault="00502472" w:rsidP="00502472">
            <w:pPr>
              <w:rPr>
                <w:rFonts w:ascii="Calibri" w:eastAsia="Times New Roman" w:hAnsi="Calibri" w:cs="Calibri"/>
                <w:i/>
                <w:color w:val="000000"/>
              </w:rPr>
            </w:pPr>
          </w:p>
        </w:tc>
        <w:tc>
          <w:tcPr>
            <w:tcW w:w="1082" w:type="dxa"/>
            <w:shd w:val="clear" w:color="auto" w:fill="auto"/>
            <w:noWrap/>
            <w:hideMark/>
          </w:tcPr>
          <w:p w14:paraId="4DE00CB2" w14:textId="40C9E8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0.883%</w:t>
            </w:r>
          </w:p>
        </w:tc>
        <w:tc>
          <w:tcPr>
            <w:tcW w:w="1627" w:type="dxa"/>
            <w:shd w:val="clear" w:color="auto" w:fill="auto"/>
            <w:noWrap/>
            <w:hideMark/>
          </w:tcPr>
          <w:p w14:paraId="2753F8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235</w:t>
            </w:r>
          </w:p>
        </w:tc>
      </w:tr>
      <w:tr w:rsidR="00502472" w:rsidRPr="00E96506" w14:paraId="7DE6A440" w14:textId="77777777" w:rsidTr="00F479FB">
        <w:tblPrEx>
          <w:tblCellMar>
            <w:left w:w="108" w:type="dxa"/>
            <w:right w:w="108" w:type="dxa"/>
          </w:tblCellMar>
        </w:tblPrEx>
        <w:trPr>
          <w:trHeight w:val="290"/>
        </w:trPr>
        <w:tc>
          <w:tcPr>
            <w:tcW w:w="889" w:type="dxa"/>
            <w:shd w:val="clear" w:color="auto" w:fill="auto"/>
            <w:noWrap/>
            <w:hideMark/>
          </w:tcPr>
          <w:p w14:paraId="4D073D0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664</w:t>
            </w:r>
          </w:p>
        </w:tc>
        <w:tc>
          <w:tcPr>
            <w:tcW w:w="4326" w:type="dxa"/>
            <w:shd w:val="clear" w:color="auto" w:fill="auto"/>
            <w:noWrap/>
            <w:hideMark/>
          </w:tcPr>
          <w:p w14:paraId="29BC8BB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Oak-Virginia Pine Forest and Woodland</w:t>
            </w:r>
          </w:p>
        </w:tc>
        <w:tc>
          <w:tcPr>
            <w:tcW w:w="2340" w:type="dxa"/>
          </w:tcPr>
          <w:p w14:paraId="40FEBB94"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 xml:space="preserve">Quercus </w:t>
            </w:r>
            <w:proofErr w:type="spellStart"/>
            <w:r w:rsidRPr="00502472">
              <w:rPr>
                <w:rFonts w:ascii="Calibri" w:eastAsia="Times New Roman" w:hAnsi="Calibri" w:cs="Calibri"/>
                <w:i/>
                <w:color w:val="000000"/>
              </w:rPr>
              <w:t>prinus</w:t>
            </w:r>
            <w:proofErr w:type="spellEnd"/>
          </w:p>
          <w:p w14:paraId="5EDABEBD" w14:textId="43ED9D59"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virginiana</w:t>
            </w:r>
          </w:p>
        </w:tc>
        <w:tc>
          <w:tcPr>
            <w:tcW w:w="1082" w:type="dxa"/>
            <w:shd w:val="clear" w:color="auto" w:fill="auto"/>
            <w:noWrap/>
            <w:hideMark/>
          </w:tcPr>
          <w:p w14:paraId="41497780" w14:textId="0C777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0.864%</w:t>
            </w:r>
          </w:p>
        </w:tc>
        <w:tc>
          <w:tcPr>
            <w:tcW w:w="1627" w:type="dxa"/>
            <w:shd w:val="clear" w:color="auto" w:fill="auto"/>
            <w:noWrap/>
            <w:hideMark/>
          </w:tcPr>
          <w:p w14:paraId="3A7A38E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51</w:t>
            </w:r>
          </w:p>
        </w:tc>
      </w:tr>
      <w:tr w:rsidR="00502472" w:rsidRPr="00E96506" w14:paraId="3B0196AE" w14:textId="77777777" w:rsidTr="00F479FB">
        <w:tblPrEx>
          <w:tblCellMar>
            <w:left w:w="108" w:type="dxa"/>
            <w:right w:w="108" w:type="dxa"/>
          </w:tblCellMar>
        </w:tblPrEx>
        <w:trPr>
          <w:trHeight w:val="290"/>
        </w:trPr>
        <w:tc>
          <w:tcPr>
            <w:tcW w:w="889" w:type="dxa"/>
            <w:shd w:val="clear" w:color="auto" w:fill="auto"/>
            <w:noWrap/>
            <w:hideMark/>
          </w:tcPr>
          <w:p w14:paraId="1438286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685</w:t>
            </w:r>
          </w:p>
        </w:tc>
        <w:tc>
          <w:tcPr>
            <w:tcW w:w="4326" w:type="dxa"/>
            <w:shd w:val="clear" w:color="auto" w:fill="auto"/>
            <w:noWrap/>
            <w:hideMark/>
          </w:tcPr>
          <w:p w14:paraId="4971F84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Pine-Hemlock-Hardwood Forest</w:t>
            </w:r>
          </w:p>
        </w:tc>
        <w:tc>
          <w:tcPr>
            <w:tcW w:w="2340" w:type="dxa"/>
          </w:tcPr>
          <w:p w14:paraId="29B05A6B"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spp.</w:t>
            </w:r>
          </w:p>
          <w:p w14:paraId="5279B785" w14:textId="202F7CAB"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Tsuga canadensis</w:t>
            </w:r>
          </w:p>
          <w:p w14:paraId="545973DB" w14:textId="60A2EAE6"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w:t>
            </w:r>
            <w:r>
              <w:rPr>
                <w:rFonts w:ascii="Calibri" w:eastAsia="Times New Roman" w:hAnsi="Calibri" w:cs="Calibri"/>
                <w:color w:val="000000"/>
              </w:rPr>
              <w:t xml:space="preserve"> spp.</w:t>
            </w:r>
          </w:p>
        </w:tc>
        <w:tc>
          <w:tcPr>
            <w:tcW w:w="1082" w:type="dxa"/>
            <w:shd w:val="clear" w:color="auto" w:fill="auto"/>
            <w:noWrap/>
            <w:hideMark/>
          </w:tcPr>
          <w:p w14:paraId="344E192D" w14:textId="08D451F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0.825%</w:t>
            </w:r>
          </w:p>
        </w:tc>
        <w:tc>
          <w:tcPr>
            <w:tcW w:w="1627" w:type="dxa"/>
            <w:shd w:val="clear" w:color="auto" w:fill="auto"/>
            <w:noWrap/>
            <w:hideMark/>
          </w:tcPr>
          <w:p w14:paraId="3328B05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145</w:t>
            </w:r>
          </w:p>
        </w:tc>
      </w:tr>
      <w:tr w:rsidR="00502472" w:rsidRPr="00E96506" w14:paraId="22DA786C" w14:textId="77777777" w:rsidTr="00F479FB">
        <w:tblPrEx>
          <w:tblCellMar>
            <w:left w:w="108" w:type="dxa"/>
            <w:right w:w="108" w:type="dxa"/>
          </w:tblCellMar>
        </w:tblPrEx>
        <w:trPr>
          <w:trHeight w:val="290"/>
        </w:trPr>
        <w:tc>
          <w:tcPr>
            <w:tcW w:w="889" w:type="dxa"/>
            <w:shd w:val="clear" w:color="000000" w:fill="FFE699"/>
            <w:noWrap/>
            <w:hideMark/>
          </w:tcPr>
          <w:p w14:paraId="46FE56F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625</w:t>
            </w:r>
          </w:p>
        </w:tc>
        <w:tc>
          <w:tcPr>
            <w:tcW w:w="4326" w:type="dxa"/>
            <w:shd w:val="clear" w:color="000000" w:fill="FFE699"/>
            <w:noWrap/>
            <w:hideMark/>
          </w:tcPr>
          <w:p w14:paraId="265B460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Douglas-fir-Ponderosa Pine-Lodgepole Pine Forest and Woodland</w:t>
            </w:r>
          </w:p>
        </w:tc>
        <w:tc>
          <w:tcPr>
            <w:tcW w:w="2340" w:type="dxa"/>
            <w:shd w:val="clear" w:color="000000" w:fill="FFE699"/>
          </w:tcPr>
          <w:p w14:paraId="10416E4D" w14:textId="77777777" w:rsidR="00502472" w:rsidRPr="00BF43D7" w:rsidRDefault="00502472"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Pseudotsuga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menziesii</w:t>
            </w:r>
            <w:proofErr w:type="spellEnd"/>
          </w:p>
          <w:p w14:paraId="6BECA227" w14:textId="77777777" w:rsidR="00502472" w:rsidRPr="00BF43D7" w:rsidRDefault="00502472" w:rsidP="00502472">
            <w:pPr>
              <w:rPr>
                <w:rFonts w:ascii="Calibri" w:eastAsia="Times New Roman" w:hAnsi="Calibri" w:cs="Calibri"/>
                <w:i/>
                <w:color w:val="000000"/>
              </w:rPr>
            </w:pPr>
            <w:r w:rsidRPr="00BF43D7">
              <w:rPr>
                <w:rFonts w:ascii="Calibri" w:eastAsia="Times New Roman" w:hAnsi="Calibri" w:cs="Calibri"/>
                <w:i/>
                <w:color w:val="000000"/>
              </w:rPr>
              <w:t>Pinus ponderosa</w:t>
            </w:r>
          </w:p>
          <w:p w14:paraId="5279CD43" w14:textId="7B1F1576" w:rsidR="00502472" w:rsidRPr="00E96506" w:rsidRDefault="00502472" w:rsidP="00502472">
            <w:pPr>
              <w:rPr>
                <w:rFonts w:ascii="Calibri" w:eastAsia="Times New Roman" w:hAnsi="Calibri" w:cs="Calibri"/>
                <w:color w:val="000000"/>
              </w:rPr>
            </w:pPr>
            <w:r w:rsidRPr="00BF43D7">
              <w:rPr>
                <w:rFonts w:ascii="Calibri" w:eastAsia="Times New Roman" w:hAnsi="Calibri" w:cs="Calibri"/>
                <w:i/>
                <w:color w:val="000000"/>
              </w:rPr>
              <w:t xml:space="preserve">P. </w:t>
            </w:r>
            <w:proofErr w:type="spellStart"/>
            <w:r w:rsidRPr="00BF43D7">
              <w:rPr>
                <w:rFonts w:ascii="Calibri" w:eastAsia="Times New Roman" w:hAnsi="Calibri" w:cs="Calibri"/>
                <w:i/>
                <w:color w:val="000000"/>
              </w:rPr>
              <w:t>contorta</w:t>
            </w:r>
            <w:proofErr w:type="spellEnd"/>
          </w:p>
        </w:tc>
        <w:tc>
          <w:tcPr>
            <w:tcW w:w="1082" w:type="dxa"/>
            <w:shd w:val="clear" w:color="000000" w:fill="FFE699"/>
            <w:noWrap/>
            <w:hideMark/>
          </w:tcPr>
          <w:p w14:paraId="169B5863" w14:textId="06BE6D75"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0.797%</w:t>
            </w:r>
          </w:p>
        </w:tc>
        <w:tc>
          <w:tcPr>
            <w:tcW w:w="1627" w:type="dxa"/>
            <w:shd w:val="clear" w:color="000000" w:fill="FFE699"/>
            <w:noWrap/>
            <w:hideMark/>
          </w:tcPr>
          <w:p w14:paraId="609A848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893</w:t>
            </w:r>
          </w:p>
        </w:tc>
      </w:tr>
      <w:tr w:rsidR="00502472" w:rsidRPr="00E96506" w14:paraId="261D429E" w14:textId="77777777" w:rsidTr="00F479FB">
        <w:tblPrEx>
          <w:tblCellMar>
            <w:left w:w="108" w:type="dxa"/>
            <w:right w:w="108" w:type="dxa"/>
          </w:tblCellMar>
        </w:tblPrEx>
        <w:trPr>
          <w:trHeight w:val="290"/>
        </w:trPr>
        <w:tc>
          <w:tcPr>
            <w:tcW w:w="889" w:type="dxa"/>
            <w:shd w:val="clear" w:color="auto" w:fill="auto"/>
            <w:noWrap/>
            <w:hideMark/>
          </w:tcPr>
          <w:p w14:paraId="324A911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635</w:t>
            </w:r>
          </w:p>
        </w:tc>
        <w:tc>
          <w:tcPr>
            <w:tcW w:w="4326" w:type="dxa"/>
            <w:shd w:val="clear" w:color="auto" w:fill="auto"/>
            <w:noWrap/>
            <w:hideMark/>
          </w:tcPr>
          <w:p w14:paraId="71ADE3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Riparian Woodland and Shrubland</w:t>
            </w:r>
          </w:p>
        </w:tc>
        <w:tc>
          <w:tcPr>
            <w:tcW w:w="2340" w:type="dxa"/>
          </w:tcPr>
          <w:p w14:paraId="79AA7A35"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36EEF115" w14:textId="25C460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0.760%</w:t>
            </w:r>
          </w:p>
        </w:tc>
        <w:tc>
          <w:tcPr>
            <w:tcW w:w="1627" w:type="dxa"/>
            <w:shd w:val="clear" w:color="auto" w:fill="auto"/>
            <w:noWrap/>
            <w:hideMark/>
          </w:tcPr>
          <w:p w14:paraId="07A37DC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136</w:t>
            </w:r>
          </w:p>
        </w:tc>
      </w:tr>
      <w:tr w:rsidR="00502472" w:rsidRPr="00E96506" w14:paraId="2B6221B1" w14:textId="77777777" w:rsidTr="00F479FB">
        <w:tblPrEx>
          <w:tblCellMar>
            <w:left w:w="108" w:type="dxa"/>
            <w:right w:w="108" w:type="dxa"/>
          </w:tblCellMar>
        </w:tblPrEx>
        <w:trPr>
          <w:trHeight w:val="290"/>
        </w:trPr>
        <w:tc>
          <w:tcPr>
            <w:tcW w:w="889" w:type="dxa"/>
            <w:shd w:val="clear" w:color="auto" w:fill="auto"/>
            <w:noWrap/>
            <w:hideMark/>
          </w:tcPr>
          <w:p w14:paraId="4B915C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639</w:t>
            </w:r>
          </w:p>
        </w:tc>
        <w:tc>
          <w:tcPr>
            <w:tcW w:w="4326" w:type="dxa"/>
            <w:shd w:val="clear" w:color="auto" w:fill="auto"/>
            <w:noWrap/>
            <w:hideMark/>
          </w:tcPr>
          <w:p w14:paraId="2297523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 Forest and Woodland</w:t>
            </w:r>
          </w:p>
        </w:tc>
        <w:tc>
          <w:tcPr>
            <w:tcW w:w="2340" w:type="dxa"/>
          </w:tcPr>
          <w:p w14:paraId="6AAE5B5F" w14:textId="77777777"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glauca</w:t>
            </w:r>
          </w:p>
          <w:p w14:paraId="74A585AE" w14:textId="0614E553" w:rsidR="00502472"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balsamea</w:t>
            </w:r>
            <w:proofErr w:type="spellEnd"/>
          </w:p>
        </w:tc>
        <w:tc>
          <w:tcPr>
            <w:tcW w:w="1082" w:type="dxa"/>
            <w:shd w:val="clear" w:color="auto" w:fill="auto"/>
            <w:noWrap/>
            <w:hideMark/>
          </w:tcPr>
          <w:p w14:paraId="22396058" w14:textId="1C1F379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0.706%</w:t>
            </w:r>
          </w:p>
        </w:tc>
        <w:tc>
          <w:tcPr>
            <w:tcW w:w="1627" w:type="dxa"/>
            <w:shd w:val="clear" w:color="auto" w:fill="auto"/>
            <w:noWrap/>
            <w:hideMark/>
          </w:tcPr>
          <w:p w14:paraId="0E31E6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995</w:t>
            </w:r>
          </w:p>
        </w:tc>
      </w:tr>
      <w:tr w:rsidR="00502472" w:rsidRPr="00E96506" w14:paraId="54D99045" w14:textId="77777777" w:rsidTr="00F479FB">
        <w:tblPrEx>
          <w:tblCellMar>
            <w:left w:w="108" w:type="dxa"/>
            <w:right w:w="108" w:type="dxa"/>
          </w:tblCellMar>
        </w:tblPrEx>
        <w:trPr>
          <w:trHeight w:val="290"/>
        </w:trPr>
        <w:tc>
          <w:tcPr>
            <w:tcW w:w="889" w:type="dxa"/>
            <w:shd w:val="clear" w:color="auto" w:fill="auto"/>
            <w:noWrap/>
            <w:hideMark/>
          </w:tcPr>
          <w:p w14:paraId="6EB356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662</w:t>
            </w:r>
          </w:p>
        </w:tc>
        <w:tc>
          <w:tcPr>
            <w:tcW w:w="4326" w:type="dxa"/>
            <w:shd w:val="clear" w:color="auto" w:fill="auto"/>
            <w:noWrap/>
            <w:hideMark/>
          </w:tcPr>
          <w:p w14:paraId="71036B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Post Oak Woodland and Savanna</w:t>
            </w:r>
          </w:p>
        </w:tc>
        <w:tc>
          <w:tcPr>
            <w:tcW w:w="2340" w:type="dxa"/>
          </w:tcPr>
          <w:p w14:paraId="4A18DEBD" w14:textId="05792253"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Quercus </w:t>
            </w:r>
            <w:proofErr w:type="spellStart"/>
            <w:r w:rsidRPr="00BF43D7">
              <w:rPr>
                <w:rFonts w:ascii="Calibri" w:eastAsia="Times New Roman" w:hAnsi="Calibri" w:cs="Calibri"/>
                <w:i/>
                <w:color w:val="000000"/>
              </w:rPr>
              <w:t>stellata</w:t>
            </w:r>
            <w:proofErr w:type="spellEnd"/>
          </w:p>
        </w:tc>
        <w:tc>
          <w:tcPr>
            <w:tcW w:w="1082" w:type="dxa"/>
            <w:shd w:val="clear" w:color="auto" w:fill="auto"/>
            <w:noWrap/>
            <w:hideMark/>
          </w:tcPr>
          <w:p w14:paraId="2B409E2A" w14:textId="0D0669E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0.703%</w:t>
            </w:r>
          </w:p>
        </w:tc>
        <w:tc>
          <w:tcPr>
            <w:tcW w:w="1627" w:type="dxa"/>
            <w:shd w:val="clear" w:color="auto" w:fill="auto"/>
            <w:noWrap/>
            <w:hideMark/>
          </w:tcPr>
          <w:p w14:paraId="69008A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355</w:t>
            </w:r>
          </w:p>
        </w:tc>
      </w:tr>
      <w:tr w:rsidR="00502472" w:rsidRPr="00E96506" w14:paraId="218EED12" w14:textId="77777777" w:rsidTr="00F479FB">
        <w:tblPrEx>
          <w:tblCellMar>
            <w:left w:w="108" w:type="dxa"/>
            <w:right w:w="108" w:type="dxa"/>
          </w:tblCellMar>
        </w:tblPrEx>
        <w:trPr>
          <w:trHeight w:val="290"/>
        </w:trPr>
        <w:tc>
          <w:tcPr>
            <w:tcW w:w="889" w:type="dxa"/>
            <w:shd w:val="clear" w:color="auto" w:fill="auto"/>
            <w:noWrap/>
            <w:hideMark/>
          </w:tcPr>
          <w:p w14:paraId="398090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614</w:t>
            </w:r>
          </w:p>
        </w:tc>
        <w:tc>
          <w:tcPr>
            <w:tcW w:w="4326" w:type="dxa"/>
            <w:shd w:val="clear" w:color="auto" w:fill="auto"/>
            <w:noWrap/>
            <w:hideMark/>
          </w:tcPr>
          <w:p w14:paraId="14453A4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 Forest and Woodland</w:t>
            </w:r>
          </w:p>
        </w:tc>
        <w:tc>
          <w:tcPr>
            <w:tcW w:w="2340" w:type="dxa"/>
          </w:tcPr>
          <w:p w14:paraId="41E0E079" w14:textId="34462D34" w:rsidR="00502472" w:rsidRP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tc>
        <w:tc>
          <w:tcPr>
            <w:tcW w:w="1082" w:type="dxa"/>
            <w:shd w:val="clear" w:color="auto" w:fill="auto"/>
            <w:noWrap/>
            <w:hideMark/>
          </w:tcPr>
          <w:p w14:paraId="3ED98FA2" w14:textId="3725D8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0.684%</w:t>
            </w:r>
          </w:p>
        </w:tc>
        <w:tc>
          <w:tcPr>
            <w:tcW w:w="1627" w:type="dxa"/>
            <w:shd w:val="clear" w:color="auto" w:fill="auto"/>
            <w:noWrap/>
            <w:hideMark/>
          </w:tcPr>
          <w:p w14:paraId="3B680B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990</w:t>
            </w:r>
          </w:p>
        </w:tc>
      </w:tr>
      <w:tr w:rsidR="00502472" w:rsidRPr="00E96506" w14:paraId="6B914BDC" w14:textId="77777777" w:rsidTr="00F479FB">
        <w:tblPrEx>
          <w:tblCellMar>
            <w:left w:w="108" w:type="dxa"/>
            <w:right w:w="108" w:type="dxa"/>
          </w:tblCellMar>
        </w:tblPrEx>
        <w:trPr>
          <w:trHeight w:val="290"/>
        </w:trPr>
        <w:tc>
          <w:tcPr>
            <w:tcW w:w="889" w:type="dxa"/>
            <w:shd w:val="clear" w:color="auto" w:fill="auto"/>
            <w:noWrap/>
            <w:hideMark/>
          </w:tcPr>
          <w:p w14:paraId="032999C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693</w:t>
            </w:r>
          </w:p>
        </w:tc>
        <w:tc>
          <w:tcPr>
            <w:tcW w:w="4326" w:type="dxa"/>
            <w:shd w:val="clear" w:color="auto" w:fill="auto"/>
            <w:noWrap/>
            <w:hideMark/>
          </w:tcPr>
          <w:p w14:paraId="6DFCBFF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Spruce-Fir-Hardwood Forest</w:t>
            </w:r>
          </w:p>
        </w:tc>
        <w:tc>
          <w:tcPr>
            <w:tcW w:w="2340" w:type="dxa"/>
          </w:tcPr>
          <w:p w14:paraId="34A067B2" w14:textId="77777777" w:rsidR="00BF43D7" w:rsidRDefault="00BF43D7" w:rsidP="00BF43D7">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glauca</w:t>
            </w:r>
          </w:p>
          <w:p w14:paraId="611614F0" w14:textId="5A561CEC" w:rsidR="00BF43D7" w:rsidRPr="00BF43D7" w:rsidRDefault="00BF43D7" w:rsidP="00BF43D7">
            <w:pPr>
              <w:rPr>
                <w:rFonts w:ascii="Calibri" w:eastAsia="Times New Roman" w:hAnsi="Calibri" w:cs="Calibri"/>
                <w:i/>
                <w:color w:val="000000"/>
              </w:rPr>
            </w:pPr>
            <w:r>
              <w:rPr>
                <w:rFonts w:ascii="Calibri" w:eastAsia="Times New Roman" w:hAnsi="Calibri" w:cs="Calibri"/>
                <w:i/>
                <w:color w:val="000000"/>
              </w:rPr>
              <w:t xml:space="preserve">P. </w:t>
            </w:r>
            <w:proofErr w:type="spellStart"/>
            <w:r>
              <w:rPr>
                <w:rFonts w:ascii="Calibri" w:eastAsia="Times New Roman" w:hAnsi="Calibri" w:cs="Calibri"/>
                <w:i/>
                <w:color w:val="000000"/>
              </w:rPr>
              <w:t>mariana</w:t>
            </w:r>
            <w:proofErr w:type="spellEnd"/>
          </w:p>
          <w:p w14:paraId="6D39D74E" w14:textId="272E219E" w:rsidR="00502472" w:rsidRPr="00E96506" w:rsidRDefault="00BF43D7" w:rsidP="00BF43D7">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balsamea</w:t>
            </w:r>
            <w:proofErr w:type="spellEnd"/>
          </w:p>
        </w:tc>
        <w:tc>
          <w:tcPr>
            <w:tcW w:w="1082" w:type="dxa"/>
            <w:shd w:val="clear" w:color="auto" w:fill="auto"/>
            <w:noWrap/>
            <w:hideMark/>
          </w:tcPr>
          <w:p w14:paraId="145CE5FD" w14:textId="6B10592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0.651%</w:t>
            </w:r>
          </w:p>
        </w:tc>
        <w:tc>
          <w:tcPr>
            <w:tcW w:w="1627" w:type="dxa"/>
            <w:shd w:val="clear" w:color="auto" w:fill="auto"/>
            <w:noWrap/>
            <w:hideMark/>
          </w:tcPr>
          <w:p w14:paraId="4AEFC62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304</w:t>
            </w:r>
          </w:p>
        </w:tc>
      </w:tr>
      <w:tr w:rsidR="00502472" w:rsidRPr="00E96506" w14:paraId="12C51EDF" w14:textId="77777777" w:rsidTr="00F479FB">
        <w:tblPrEx>
          <w:tblCellMar>
            <w:left w:w="108" w:type="dxa"/>
            <w:right w:w="108" w:type="dxa"/>
          </w:tblCellMar>
        </w:tblPrEx>
        <w:trPr>
          <w:trHeight w:val="290"/>
        </w:trPr>
        <w:tc>
          <w:tcPr>
            <w:tcW w:w="889" w:type="dxa"/>
            <w:shd w:val="clear" w:color="auto" w:fill="auto"/>
            <w:noWrap/>
            <w:hideMark/>
          </w:tcPr>
          <w:p w14:paraId="40182F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643</w:t>
            </w:r>
          </w:p>
        </w:tc>
        <w:tc>
          <w:tcPr>
            <w:tcW w:w="4326" w:type="dxa"/>
            <w:shd w:val="clear" w:color="auto" w:fill="auto"/>
            <w:noWrap/>
            <w:hideMark/>
          </w:tcPr>
          <w:p w14:paraId="7AE8254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Douglas-fir-Grand Fir-White Fir Forest and Woodland</w:t>
            </w:r>
          </w:p>
        </w:tc>
        <w:tc>
          <w:tcPr>
            <w:tcW w:w="2340" w:type="dxa"/>
          </w:tcPr>
          <w:p w14:paraId="6DDD57D1" w14:textId="77777777" w:rsidR="00502472"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p w14:paraId="5F3209A3" w14:textId="77777777" w:rsid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Abies</w:t>
            </w:r>
            <w:proofErr w:type="spellEnd"/>
            <w:r>
              <w:rPr>
                <w:rFonts w:ascii="Calibri" w:eastAsia="Times New Roman" w:hAnsi="Calibri" w:cs="Calibri"/>
                <w:i/>
                <w:color w:val="000000"/>
              </w:rPr>
              <w:t xml:space="preserve"> concolor</w:t>
            </w:r>
          </w:p>
          <w:p w14:paraId="7AEE4F6E" w14:textId="3F350FCB" w:rsidR="00BF43D7" w:rsidRPr="00BF43D7" w:rsidRDefault="00BF43D7" w:rsidP="00502472">
            <w:pPr>
              <w:rPr>
                <w:rFonts w:ascii="Calibri" w:eastAsia="Times New Roman" w:hAnsi="Calibri" w:cs="Calibri"/>
                <w:i/>
                <w:color w:val="000000"/>
              </w:rPr>
            </w:pPr>
            <w:r>
              <w:rPr>
                <w:rFonts w:ascii="Calibri" w:eastAsia="Times New Roman" w:hAnsi="Calibri" w:cs="Calibri"/>
                <w:i/>
                <w:color w:val="000000"/>
              </w:rPr>
              <w:t xml:space="preserve">A. </w:t>
            </w:r>
            <w:proofErr w:type="spellStart"/>
            <w:r>
              <w:rPr>
                <w:rFonts w:ascii="Calibri" w:eastAsia="Times New Roman" w:hAnsi="Calibri" w:cs="Calibri"/>
                <w:i/>
                <w:color w:val="000000"/>
              </w:rPr>
              <w:t>grandis</w:t>
            </w:r>
            <w:proofErr w:type="spellEnd"/>
          </w:p>
        </w:tc>
        <w:tc>
          <w:tcPr>
            <w:tcW w:w="1082" w:type="dxa"/>
            <w:shd w:val="clear" w:color="auto" w:fill="auto"/>
            <w:noWrap/>
            <w:hideMark/>
          </w:tcPr>
          <w:p w14:paraId="36EBF7CE" w14:textId="5F05C1F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0.643%</w:t>
            </w:r>
          </w:p>
        </w:tc>
        <w:tc>
          <w:tcPr>
            <w:tcW w:w="1627" w:type="dxa"/>
            <w:shd w:val="clear" w:color="auto" w:fill="auto"/>
            <w:noWrap/>
            <w:hideMark/>
          </w:tcPr>
          <w:p w14:paraId="158E64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1056</w:t>
            </w:r>
          </w:p>
        </w:tc>
      </w:tr>
      <w:tr w:rsidR="00502472" w:rsidRPr="00E96506" w14:paraId="3DB9A5D0" w14:textId="77777777" w:rsidTr="00F479FB">
        <w:tblPrEx>
          <w:tblCellMar>
            <w:left w:w="108" w:type="dxa"/>
            <w:right w:w="108" w:type="dxa"/>
          </w:tblCellMar>
        </w:tblPrEx>
        <w:trPr>
          <w:trHeight w:val="290"/>
        </w:trPr>
        <w:tc>
          <w:tcPr>
            <w:tcW w:w="889" w:type="dxa"/>
            <w:shd w:val="clear" w:color="auto" w:fill="auto"/>
            <w:noWrap/>
            <w:hideMark/>
          </w:tcPr>
          <w:p w14:paraId="2F3E062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756</w:t>
            </w:r>
          </w:p>
        </w:tc>
        <w:tc>
          <w:tcPr>
            <w:tcW w:w="4326" w:type="dxa"/>
            <w:shd w:val="clear" w:color="auto" w:fill="auto"/>
            <w:noWrap/>
            <w:hideMark/>
          </w:tcPr>
          <w:p w14:paraId="797E3E3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Birch-Aspen Forest</w:t>
            </w:r>
          </w:p>
        </w:tc>
        <w:tc>
          <w:tcPr>
            <w:tcW w:w="2340" w:type="dxa"/>
          </w:tcPr>
          <w:p w14:paraId="00DED793" w14:textId="77777777" w:rsidR="00502472" w:rsidRDefault="00BF43D7" w:rsidP="00502472">
            <w:pPr>
              <w:rPr>
                <w:rFonts w:ascii="Calibri" w:eastAsia="Times New Roman" w:hAnsi="Calibri" w:cs="Calibri"/>
                <w:color w:val="000000"/>
              </w:rPr>
            </w:pPr>
            <w:r w:rsidRPr="00BF43D7">
              <w:rPr>
                <w:rFonts w:ascii="Calibri" w:eastAsia="Times New Roman" w:hAnsi="Calibri" w:cs="Calibri"/>
                <w:i/>
                <w:color w:val="000000"/>
              </w:rPr>
              <w:t xml:space="preserve">Betula </w:t>
            </w:r>
            <w:r>
              <w:rPr>
                <w:rFonts w:ascii="Calibri" w:eastAsia="Times New Roman" w:hAnsi="Calibri" w:cs="Calibri"/>
                <w:color w:val="000000"/>
              </w:rPr>
              <w:t>spp.</w:t>
            </w:r>
          </w:p>
          <w:p w14:paraId="3B2A5562" w14:textId="2623D90F" w:rsidR="00BF43D7" w:rsidRPr="00BF43D7" w:rsidRDefault="00BF43D7" w:rsidP="00502472">
            <w:pPr>
              <w:rPr>
                <w:rFonts w:ascii="Calibri" w:eastAsia="Times New Roman" w:hAnsi="Calibri" w:cs="Calibri"/>
                <w:color w:val="000000"/>
              </w:rPr>
            </w:pPr>
            <w:proofErr w:type="spellStart"/>
            <w:r w:rsidRPr="00BF43D7">
              <w:rPr>
                <w:rFonts w:ascii="Calibri" w:eastAsia="Times New Roman" w:hAnsi="Calibri" w:cs="Calibri"/>
                <w:color w:val="000000"/>
              </w:rPr>
              <w:t>Populus</w:t>
            </w:r>
            <w:proofErr w:type="spellEnd"/>
            <w:r w:rsidRPr="00BF43D7">
              <w:rPr>
                <w:rFonts w:ascii="Calibri" w:eastAsia="Times New Roman" w:hAnsi="Calibri" w:cs="Calibri"/>
                <w:color w:val="000000"/>
              </w:rPr>
              <w:t xml:space="preserve"> </w:t>
            </w:r>
            <w:proofErr w:type="spellStart"/>
            <w:r w:rsidRPr="00BF43D7">
              <w:rPr>
                <w:rFonts w:ascii="Calibri" w:eastAsia="Times New Roman" w:hAnsi="Calibri" w:cs="Calibri"/>
                <w:color w:val="000000"/>
              </w:rPr>
              <w:t>tremuloides</w:t>
            </w:r>
            <w:proofErr w:type="spellEnd"/>
          </w:p>
        </w:tc>
        <w:tc>
          <w:tcPr>
            <w:tcW w:w="1082" w:type="dxa"/>
            <w:shd w:val="clear" w:color="auto" w:fill="auto"/>
            <w:noWrap/>
            <w:hideMark/>
          </w:tcPr>
          <w:p w14:paraId="7B26759C" w14:textId="236A2C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0.569%</w:t>
            </w:r>
          </w:p>
        </w:tc>
        <w:tc>
          <w:tcPr>
            <w:tcW w:w="1627" w:type="dxa"/>
            <w:shd w:val="clear" w:color="auto" w:fill="auto"/>
            <w:noWrap/>
            <w:hideMark/>
          </w:tcPr>
          <w:p w14:paraId="0D7ADE9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4E8E533B" w14:textId="77777777" w:rsidTr="00F479FB">
        <w:tblPrEx>
          <w:tblCellMar>
            <w:left w:w="108" w:type="dxa"/>
            <w:right w:w="108" w:type="dxa"/>
          </w:tblCellMar>
        </w:tblPrEx>
        <w:trPr>
          <w:trHeight w:val="290"/>
        </w:trPr>
        <w:tc>
          <w:tcPr>
            <w:tcW w:w="889" w:type="dxa"/>
            <w:shd w:val="clear" w:color="auto" w:fill="auto"/>
            <w:noWrap/>
            <w:hideMark/>
          </w:tcPr>
          <w:p w14:paraId="161AF26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615</w:t>
            </w:r>
          </w:p>
        </w:tc>
        <w:tc>
          <w:tcPr>
            <w:tcW w:w="4326" w:type="dxa"/>
            <w:shd w:val="clear" w:color="auto" w:fill="auto"/>
            <w:noWrap/>
            <w:hideMark/>
          </w:tcPr>
          <w:p w14:paraId="22D345F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Douglas-fir-Western Hemlock Forest and Woodland</w:t>
            </w:r>
          </w:p>
        </w:tc>
        <w:tc>
          <w:tcPr>
            <w:tcW w:w="2340" w:type="dxa"/>
          </w:tcPr>
          <w:p w14:paraId="69614BB6" w14:textId="77777777" w:rsidR="00BF43D7" w:rsidRDefault="00BF43D7" w:rsidP="00BF43D7">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p w14:paraId="290AF2E4" w14:textId="311B33D8"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Tsuga </w:t>
            </w:r>
            <w:proofErr w:type="spellStart"/>
            <w:r w:rsidRPr="00BF43D7">
              <w:rPr>
                <w:rFonts w:ascii="Calibri" w:eastAsia="Times New Roman" w:hAnsi="Calibri" w:cs="Calibri"/>
                <w:i/>
                <w:color w:val="000000"/>
              </w:rPr>
              <w:t>heterophylla</w:t>
            </w:r>
            <w:proofErr w:type="spellEnd"/>
          </w:p>
        </w:tc>
        <w:tc>
          <w:tcPr>
            <w:tcW w:w="1082" w:type="dxa"/>
            <w:shd w:val="clear" w:color="auto" w:fill="auto"/>
            <w:noWrap/>
            <w:hideMark/>
          </w:tcPr>
          <w:p w14:paraId="1E2F228B" w14:textId="621A611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0.507%</w:t>
            </w:r>
          </w:p>
        </w:tc>
        <w:tc>
          <w:tcPr>
            <w:tcW w:w="1627" w:type="dxa"/>
            <w:shd w:val="clear" w:color="auto" w:fill="auto"/>
            <w:noWrap/>
            <w:hideMark/>
          </w:tcPr>
          <w:p w14:paraId="114CE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1445</w:t>
            </w:r>
          </w:p>
        </w:tc>
      </w:tr>
      <w:tr w:rsidR="00502472" w:rsidRPr="00E96506" w14:paraId="61C177C5" w14:textId="77777777" w:rsidTr="00F479FB">
        <w:tblPrEx>
          <w:tblCellMar>
            <w:left w:w="108" w:type="dxa"/>
            <w:right w:w="108" w:type="dxa"/>
          </w:tblCellMar>
        </w:tblPrEx>
        <w:trPr>
          <w:trHeight w:val="290"/>
        </w:trPr>
        <w:tc>
          <w:tcPr>
            <w:tcW w:w="889" w:type="dxa"/>
            <w:shd w:val="clear" w:color="auto" w:fill="auto"/>
            <w:noWrap/>
            <w:hideMark/>
          </w:tcPr>
          <w:p w14:paraId="451BDC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696</w:t>
            </w:r>
          </w:p>
        </w:tc>
        <w:tc>
          <w:tcPr>
            <w:tcW w:w="4326" w:type="dxa"/>
            <w:shd w:val="clear" w:color="auto" w:fill="auto"/>
            <w:noWrap/>
            <w:hideMark/>
          </w:tcPr>
          <w:p w14:paraId="58E000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Juniper-Oak</w:t>
            </w:r>
          </w:p>
        </w:tc>
        <w:tc>
          <w:tcPr>
            <w:tcW w:w="2340" w:type="dxa"/>
          </w:tcPr>
          <w:p w14:paraId="72C03BBB" w14:textId="05F38D98"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Juniperus</w:t>
            </w:r>
            <w:proofErr w:type="spellEnd"/>
            <w:r w:rsidRPr="00BF43D7">
              <w:rPr>
                <w:rFonts w:ascii="Calibri" w:eastAsia="Times New Roman" w:hAnsi="Calibri" w:cs="Calibri"/>
                <w:i/>
                <w:color w:val="000000"/>
              </w:rPr>
              <w:t xml:space="preserve"> </w:t>
            </w:r>
            <w:r w:rsidRPr="00BF43D7">
              <w:rPr>
                <w:rFonts w:ascii="Calibri" w:eastAsia="Times New Roman" w:hAnsi="Calibri" w:cs="Calibri"/>
                <w:color w:val="000000"/>
              </w:rPr>
              <w:t>spp.</w:t>
            </w:r>
          </w:p>
          <w:p w14:paraId="4EB96E76" w14:textId="025E326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Quercus </w:t>
            </w:r>
            <w:r w:rsidRPr="00BF43D7">
              <w:rPr>
                <w:rFonts w:ascii="Calibri" w:eastAsia="Times New Roman" w:hAnsi="Calibri" w:cs="Calibri"/>
                <w:color w:val="000000"/>
              </w:rPr>
              <w:t>spp.</w:t>
            </w:r>
          </w:p>
        </w:tc>
        <w:tc>
          <w:tcPr>
            <w:tcW w:w="1082" w:type="dxa"/>
            <w:shd w:val="clear" w:color="auto" w:fill="auto"/>
            <w:noWrap/>
            <w:hideMark/>
          </w:tcPr>
          <w:p w14:paraId="24715FEF" w14:textId="2414D84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0.502%</w:t>
            </w:r>
          </w:p>
        </w:tc>
        <w:tc>
          <w:tcPr>
            <w:tcW w:w="1627" w:type="dxa"/>
            <w:shd w:val="clear" w:color="auto" w:fill="auto"/>
            <w:noWrap/>
            <w:hideMark/>
          </w:tcPr>
          <w:p w14:paraId="2C7A0FE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140</w:t>
            </w:r>
          </w:p>
        </w:tc>
      </w:tr>
      <w:tr w:rsidR="00502472" w:rsidRPr="00E96506" w14:paraId="1AFFA088" w14:textId="77777777" w:rsidTr="00F479FB">
        <w:tblPrEx>
          <w:tblCellMar>
            <w:left w:w="108" w:type="dxa"/>
            <w:right w:w="108" w:type="dxa"/>
          </w:tblCellMar>
        </w:tblPrEx>
        <w:trPr>
          <w:trHeight w:val="290"/>
        </w:trPr>
        <w:tc>
          <w:tcPr>
            <w:tcW w:w="889" w:type="dxa"/>
            <w:shd w:val="clear" w:color="auto" w:fill="auto"/>
            <w:noWrap/>
            <w:hideMark/>
          </w:tcPr>
          <w:p w14:paraId="561CB2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677</w:t>
            </w:r>
          </w:p>
        </w:tc>
        <w:tc>
          <w:tcPr>
            <w:tcW w:w="4326" w:type="dxa"/>
            <w:shd w:val="clear" w:color="auto" w:fill="auto"/>
            <w:noWrap/>
            <w:hideMark/>
          </w:tcPr>
          <w:p w14:paraId="26028F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Longleaf Pine Woodland</w:t>
            </w:r>
          </w:p>
        </w:tc>
        <w:tc>
          <w:tcPr>
            <w:tcW w:w="2340" w:type="dxa"/>
          </w:tcPr>
          <w:p w14:paraId="45DAD050" w14:textId="3747DEDA"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w:t>
            </w:r>
            <w:proofErr w:type="spellStart"/>
            <w:r w:rsidRPr="00BF43D7">
              <w:rPr>
                <w:rFonts w:ascii="Calibri" w:eastAsia="Times New Roman" w:hAnsi="Calibri" w:cs="Calibri"/>
                <w:i/>
                <w:color w:val="000000"/>
              </w:rPr>
              <w:t>palustris</w:t>
            </w:r>
            <w:proofErr w:type="spellEnd"/>
          </w:p>
        </w:tc>
        <w:tc>
          <w:tcPr>
            <w:tcW w:w="1082" w:type="dxa"/>
            <w:shd w:val="clear" w:color="auto" w:fill="auto"/>
            <w:noWrap/>
            <w:hideMark/>
          </w:tcPr>
          <w:p w14:paraId="4B44FEFF" w14:textId="3ACF82D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0.458%</w:t>
            </w:r>
          </w:p>
        </w:tc>
        <w:tc>
          <w:tcPr>
            <w:tcW w:w="1627" w:type="dxa"/>
            <w:shd w:val="clear" w:color="auto" w:fill="auto"/>
            <w:noWrap/>
            <w:hideMark/>
          </w:tcPr>
          <w:p w14:paraId="30F7518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114</w:t>
            </w:r>
          </w:p>
        </w:tc>
      </w:tr>
      <w:tr w:rsidR="00502472" w:rsidRPr="00E96506" w14:paraId="54460FF7" w14:textId="77777777" w:rsidTr="00F479FB">
        <w:tblPrEx>
          <w:tblCellMar>
            <w:left w:w="108" w:type="dxa"/>
            <w:right w:w="108" w:type="dxa"/>
          </w:tblCellMar>
        </w:tblPrEx>
        <w:trPr>
          <w:trHeight w:val="290"/>
        </w:trPr>
        <w:tc>
          <w:tcPr>
            <w:tcW w:w="889" w:type="dxa"/>
            <w:shd w:val="clear" w:color="auto" w:fill="auto"/>
            <w:noWrap/>
            <w:hideMark/>
          </w:tcPr>
          <w:p w14:paraId="5BBE37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668</w:t>
            </w:r>
          </w:p>
        </w:tc>
        <w:tc>
          <w:tcPr>
            <w:tcW w:w="4326" w:type="dxa"/>
            <w:shd w:val="clear" w:color="auto" w:fill="auto"/>
            <w:noWrap/>
            <w:hideMark/>
          </w:tcPr>
          <w:p w14:paraId="2B728E9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Small Stream Riparian Forests</w:t>
            </w:r>
          </w:p>
        </w:tc>
        <w:tc>
          <w:tcPr>
            <w:tcW w:w="2340" w:type="dxa"/>
          </w:tcPr>
          <w:p w14:paraId="37CC584A" w14:textId="0414CD39"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64D577F2" w14:textId="767669F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0.414%</w:t>
            </w:r>
          </w:p>
        </w:tc>
        <w:tc>
          <w:tcPr>
            <w:tcW w:w="1627" w:type="dxa"/>
            <w:shd w:val="clear" w:color="auto" w:fill="auto"/>
            <w:noWrap/>
            <w:hideMark/>
          </w:tcPr>
          <w:p w14:paraId="6C675C1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123</w:t>
            </w:r>
          </w:p>
        </w:tc>
      </w:tr>
      <w:tr w:rsidR="00502472" w:rsidRPr="00E96506" w14:paraId="4B960148" w14:textId="77777777" w:rsidTr="00F479FB">
        <w:tblPrEx>
          <w:tblCellMar>
            <w:left w:w="108" w:type="dxa"/>
            <w:right w:w="108" w:type="dxa"/>
          </w:tblCellMar>
        </w:tblPrEx>
        <w:trPr>
          <w:trHeight w:val="290"/>
        </w:trPr>
        <w:tc>
          <w:tcPr>
            <w:tcW w:w="889" w:type="dxa"/>
            <w:shd w:val="clear" w:color="auto" w:fill="auto"/>
            <w:noWrap/>
            <w:hideMark/>
          </w:tcPr>
          <w:p w14:paraId="1EDF56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680</w:t>
            </w:r>
          </w:p>
        </w:tc>
        <w:tc>
          <w:tcPr>
            <w:tcW w:w="4326" w:type="dxa"/>
            <w:shd w:val="clear" w:color="auto" w:fill="auto"/>
            <w:noWrap/>
            <w:hideMark/>
          </w:tcPr>
          <w:p w14:paraId="7908B85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Sweetgum-Water Oak Forest</w:t>
            </w:r>
          </w:p>
        </w:tc>
        <w:tc>
          <w:tcPr>
            <w:tcW w:w="2340" w:type="dxa"/>
          </w:tcPr>
          <w:p w14:paraId="0B6C253C"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Liquidambar </w:t>
            </w:r>
            <w:proofErr w:type="spellStart"/>
            <w:r w:rsidRPr="00BF43D7">
              <w:rPr>
                <w:rFonts w:ascii="Calibri" w:eastAsia="Times New Roman" w:hAnsi="Calibri" w:cs="Calibri"/>
                <w:i/>
                <w:color w:val="000000"/>
              </w:rPr>
              <w:t>styraciflua</w:t>
            </w:r>
            <w:proofErr w:type="spellEnd"/>
          </w:p>
          <w:p w14:paraId="52826E4C" w14:textId="4F018D9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Quercus </w:t>
            </w:r>
            <w:proofErr w:type="spellStart"/>
            <w:r w:rsidRPr="00BF43D7">
              <w:rPr>
                <w:rFonts w:ascii="Calibri" w:eastAsia="Times New Roman" w:hAnsi="Calibri" w:cs="Calibri"/>
                <w:i/>
                <w:color w:val="000000"/>
              </w:rPr>
              <w:t>nigra</w:t>
            </w:r>
            <w:proofErr w:type="spellEnd"/>
          </w:p>
        </w:tc>
        <w:tc>
          <w:tcPr>
            <w:tcW w:w="1082" w:type="dxa"/>
            <w:shd w:val="clear" w:color="auto" w:fill="auto"/>
            <w:noWrap/>
            <w:hideMark/>
          </w:tcPr>
          <w:p w14:paraId="5E95B0C2" w14:textId="3563D8D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0.406%</w:t>
            </w:r>
          </w:p>
        </w:tc>
        <w:tc>
          <w:tcPr>
            <w:tcW w:w="1627" w:type="dxa"/>
            <w:shd w:val="clear" w:color="auto" w:fill="auto"/>
            <w:noWrap/>
            <w:hideMark/>
          </w:tcPr>
          <w:p w14:paraId="2FAAEEC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457</w:t>
            </w:r>
          </w:p>
        </w:tc>
      </w:tr>
      <w:tr w:rsidR="00502472" w:rsidRPr="00E96506" w14:paraId="6E8A0226" w14:textId="77777777" w:rsidTr="00F479FB">
        <w:tblPrEx>
          <w:tblCellMar>
            <w:left w:w="108" w:type="dxa"/>
            <w:right w:w="108" w:type="dxa"/>
          </w:tblCellMar>
        </w:tblPrEx>
        <w:trPr>
          <w:trHeight w:val="290"/>
        </w:trPr>
        <w:tc>
          <w:tcPr>
            <w:tcW w:w="889" w:type="dxa"/>
            <w:shd w:val="clear" w:color="auto" w:fill="auto"/>
            <w:noWrap/>
            <w:hideMark/>
          </w:tcPr>
          <w:p w14:paraId="54BC169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612</w:t>
            </w:r>
          </w:p>
        </w:tc>
        <w:tc>
          <w:tcPr>
            <w:tcW w:w="4326" w:type="dxa"/>
            <w:shd w:val="clear" w:color="auto" w:fill="auto"/>
            <w:noWrap/>
            <w:hideMark/>
          </w:tcPr>
          <w:p w14:paraId="4EBAE31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Deciduous Shrubland</w:t>
            </w:r>
          </w:p>
        </w:tc>
        <w:tc>
          <w:tcPr>
            <w:tcW w:w="2340" w:type="dxa"/>
          </w:tcPr>
          <w:p w14:paraId="3039E43A" w14:textId="77777777"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72A5B899" w14:textId="70CE2A4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0.392%</w:t>
            </w:r>
          </w:p>
        </w:tc>
        <w:tc>
          <w:tcPr>
            <w:tcW w:w="1627" w:type="dxa"/>
            <w:shd w:val="clear" w:color="auto" w:fill="auto"/>
            <w:noWrap/>
            <w:hideMark/>
          </w:tcPr>
          <w:p w14:paraId="5AA7B2F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93</w:t>
            </w:r>
          </w:p>
        </w:tc>
      </w:tr>
      <w:tr w:rsidR="00502472" w:rsidRPr="00E96506" w14:paraId="1D95E284" w14:textId="77777777" w:rsidTr="00F479FB">
        <w:tblPrEx>
          <w:tblCellMar>
            <w:left w:w="108" w:type="dxa"/>
            <w:right w:w="108" w:type="dxa"/>
          </w:tblCellMar>
        </w:tblPrEx>
        <w:trPr>
          <w:trHeight w:val="290"/>
        </w:trPr>
        <w:tc>
          <w:tcPr>
            <w:tcW w:w="889" w:type="dxa"/>
            <w:shd w:val="clear" w:color="auto" w:fill="auto"/>
            <w:noWrap/>
            <w:hideMark/>
          </w:tcPr>
          <w:p w14:paraId="3F816A2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684</w:t>
            </w:r>
          </w:p>
        </w:tc>
        <w:tc>
          <w:tcPr>
            <w:tcW w:w="4326" w:type="dxa"/>
            <w:shd w:val="clear" w:color="auto" w:fill="auto"/>
            <w:noWrap/>
            <w:hideMark/>
          </w:tcPr>
          <w:p w14:paraId="62D17DC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 Flatwoods</w:t>
            </w:r>
          </w:p>
        </w:tc>
        <w:tc>
          <w:tcPr>
            <w:tcW w:w="2340" w:type="dxa"/>
          </w:tcPr>
          <w:p w14:paraId="501E0606"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w:t>
            </w:r>
            <w:proofErr w:type="spellStart"/>
            <w:r w:rsidRPr="00BF43D7">
              <w:rPr>
                <w:rFonts w:ascii="Calibri" w:eastAsia="Times New Roman" w:hAnsi="Calibri" w:cs="Calibri"/>
                <w:i/>
                <w:color w:val="000000"/>
              </w:rPr>
              <w:t>palustris</w:t>
            </w:r>
            <w:proofErr w:type="spellEnd"/>
          </w:p>
          <w:p w14:paraId="5BD0DC1B" w14:textId="6D1AB44E"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 </w:t>
            </w:r>
            <w:proofErr w:type="spellStart"/>
            <w:r w:rsidRPr="00BF43D7">
              <w:rPr>
                <w:rFonts w:ascii="Calibri" w:eastAsia="Times New Roman" w:hAnsi="Calibri" w:cs="Calibri"/>
                <w:i/>
                <w:color w:val="000000"/>
              </w:rPr>
              <w:t>taeda</w:t>
            </w:r>
            <w:proofErr w:type="spellEnd"/>
          </w:p>
        </w:tc>
        <w:tc>
          <w:tcPr>
            <w:tcW w:w="1082" w:type="dxa"/>
            <w:shd w:val="clear" w:color="auto" w:fill="auto"/>
            <w:noWrap/>
            <w:hideMark/>
          </w:tcPr>
          <w:p w14:paraId="19D33CEC" w14:textId="37F5628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0.381%</w:t>
            </w:r>
          </w:p>
        </w:tc>
        <w:tc>
          <w:tcPr>
            <w:tcW w:w="1627" w:type="dxa"/>
            <w:shd w:val="clear" w:color="auto" w:fill="auto"/>
            <w:noWrap/>
            <w:hideMark/>
          </w:tcPr>
          <w:p w14:paraId="57D4E65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1132</w:t>
            </w:r>
          </w:p>
        </w:tc>
      </w:tr>
      <w:tr w:rsidR="00502472" w:rsidRPr="00E96506" w14:paraId="504A155D" w14:textId="77777777" w:rsidTr="00F479FB">
        <w:tblPrEx>
          <w:tblCellMar>
            <w:left w:w="108" w:type="dxa"/>
            <w:right w:w="108" w:type="dxa"/>
          </w:tblCellMar>
        </w:tblPrEx>
        <w:trPr>
          <w:trHeight w:val="290"/>
        </w:trPr>
        <w:tc>
          <w:tcPr>
            <w:tcW w:w="889" w:type="dxa"/>
            <w:shd w:val="clear" w:color="auto" w:fill="auto"/>
            <w:noWrap/>
            <w:hideMark/>
          </w:tcPr>
          <w:p w14:paraId="1A1F90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649</w:t>
            </w:r>
          </w:p>
        </w:tc>
        <w:tc>
          <w:tcPr>
            <w:tcW w:w="4326" w:type="dxa"/>
            <w:shd w:val="clear" w:color="auto" w:fill="auto"/>
            <w:noWrap/>
            <w:hideMark/>
          </w:tcPr>
          <w:p w14:paraId="4807F66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Tallgrass Prairie</w:t>
            </w:r>
          </w:p>
        </w:tc>
        <w:tc>
          <w:tcPr>
            <w:tcW w:w="2340" w:type="dxa"/>
          </w:tcPr>
          <w:p w14:paraId="5AFA40E3"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Andropogon</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geradii</w:t>
            </w:r>
            <w:proofErr w:type="spellEnd"/>
          </w:p>
          <w:p w14:paraId="647827E2" w14:textId="18B0D843"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Schizachyrium</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scoparium</w:t>
            </w:r>
            <w:proofErr w:type="spellEnd"/>
          </w:p>
        </w:tc>
        <w:tc>
          <w:tcPr>
            <w:tcW w:w="1082" w:type="dxa"/>
            <w:shd w:val="clear" w:color="auto" w:fill="auto"/>
            <w:noWrap/>
            <w:hideMark/>
          </w:tcPr>
          <w:p w14:paraId="748444CC" w14:textId="7698F19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0.375%</w:t>
            </w:r>
          </w:p>
        </w:tc>
        <w:tc>
          <w:tcPr>
            <w:tcW w:w="1627" w:type="dxa"/>
            <w:shd w:val="clear" w:color="auto" w:fill="auto"/>
            <w:noWrap/>
            <w:hideMark/>
          </w:tcPr>
          <w:p w14:paraId="11504A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w:t>
            </w:r>
          </w:p>
        </w:tc>
      </w:tr>
      <w:tr w:rsidR="00502472" w:rsidRPr="00E96506" w14:paraId="44F9AEF0" w14:textId="77777777" w:rsidTr="00F479FB">
        <w:tblPrEx>
          <w:tblCellMar>
            <w:left w:w="108" w:type="dxa"/>
            <w:right w:w="108" w:type="dxa"/>
          </w:tblCellMar>
        </w:tblPrEx>
        <w:trPr>
          <w:trHeight w:val="290"/>
        </w:trPr>
        <w:tc>
          <w:tcPr>
            <w:tcW w:w="889" w:type="dxa"/>
            <w:shd w:val="clear" w:color="auto" w:fill="auto"/>
            <w:noWrap/>
            <w:hideMark/>
          </w:tcPr>
          <w:p w14:paraId="452265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602</w:t>
            </w:r>
          </w:p>
        </w:tc>
        <w:tc>
          <w:tcPr>
            <w:tcW w:w="4326" w:type="dxa"/>
            <w:shd w:val="clear" w:color="auto" w:fill="auto"/>
            <w:noWrap/>
            <w:hideMark/>
          </w:tcPr>
          <w:p w14:paraId="539AF6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 Forest, Woodland, and Parkland</w:t>
            </w:r>
          </w:p>
        </w:tc>
        <w:tc>
          <w:tcPr>
            <w:tcW w:w="2340" w:type="dxa"/>
          </w:tcPr>
          <w:p w14:paraId="1BC27A39" w14:textId="0F083691"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Populus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tremuloides</w:t>
            </w:r>
            <w:proofErr w:type="spellEnd"/>
          </w:p>
        </w:tc>
        <w:tc>
          <w:tcPr>
            <w:tcW w:w="1082" w:type="dxa"/>
            <w:shd w:val="clear" w:color="auto" w:fill="auto"/>
            <w:noWrap/>
            <w:hideMark/>
          </w:tcPr>
          <w:p w14:paraId="7AF7DA0A" w14:textId="709EEBA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0.340%</w:t>
            </w:r>
          </w:p>
        </w:tc>
        <w:tc>
          <w:tcPr>
            <w:tcW w:w="1627" w:type="dxa"/>
            <w:shd w:val="clear" w:color="auto" w:fill="auto"/>
            <w:noWrap/>
            <w:hideMark/>
          </w:tcPr>
          <w:p w14:paraId="1174B2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138</w:t>
            </w:r>
          </w:p>
        </w:tc>
      </w:tr>
      <w:tr w:rsidR="00502472" w:rsidRPr="00E96506" w14:paraId="2A438AE8" w14:textId="77777777" w:rsidTr="00F479FB">
        <w:tblPrEx>
          <w:tblCellMar>
            <w:left w:w="108" w:type="dxa"/>
            <w:right w:w="108" w:type="dxa"/>
          </w:tblCellMar>
        </w:tblPrEx>
        <w:trPr>
          <w:trHeight w:val="290"/>
        </w:trPr>
        <w:tc>
          <w:tcPr>
            <w:tcW w:w="889" w:type="dxa"/>
            <w:shd w:val="clear" w:color="auto" w:fill="auto"/>
            <w:noWrap/>
            <w:hideMark/>
          </w:tcPr>
          <w:p w14:paraId="39B9027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622</w:t>
            </w:r>
          </w:p>
        </w:tc>
        <w:tc>
          <w:tcPr>
            <w:tcW w:w="4326" w:type="dxa"/>
            <w:shd w:val="clear" w:color="auto" w:fill="auto"/>
            <w:noWrap/>
            <w:hideMark/>
          </w:tcPr>
          <w:p w14:paraId="09A0111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Lodgepole Pine Forest and Woodland</w:t>
            </w:r>
          </w:p>
        </w:tc>
        <w:tc>
          <w:tcPr>
            <w:tcW w:w="2340" w:type="dxa"/>
          </w:tcPr>
          <w:p w14:paraId="01D10993" w14:textId="31599824"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w:t>
            </w:r>
            <w:proofErr w:type="spellStart"/>
            <w:r w:rsidRPr="00BF43D7">
              <w:rPr>
                <w:rFonts w:ascii="Calibri" w:eastAsia="Times New Roman" w:hAnsi="Calibri" w:cs="Calibri"/>
                <w:i/>
                <w:color w:val="000000"/>
              </w:rPr>
              <w:t>contorta</w:t>
            </w:r>
            <w:proofErr w:type="spellEnd"/>
          </w:p>
        </w:tc>
        <w:tc>
          <w:tcPr>
            <w:tcW w:w="1082" w:type="dxa"/>
            <w:shd w:val="clear" w:color="auto" w:fill="auto"/>
            <w:noWrap/>
            <w:hideMark/>
          </w:tcPr>
          <w:p w14:paraId="5CBD010A" w14:textId="0ED7A49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0.312%</w:t>
            </w:r>
          </w:p>
        </w:tc>
        <w:tc>
          <w:tcPr>
            <w:tcW w:w="1627" w:type="dxa"/>
            <w:shd w:val="clear" w:color="auto" w:fill="auto"/>
            <w:noWrap/>
            <w:hideMark/>
          </w:tcPr>
          <w:p w14:paraId="59DDBA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882</w:t>
            </w:r>
          </w:p>
        </w:tc>
      </w:tr>
      <w:tr w:rsidR="00502472" w:rsidRPr="00E96506" w14:paraId="4FD0323E" w14:textId="77777777" w:rsidTr="00F479FB">
        <w:tblPrEx>
          <w:tblCellMar>
            <w:left w:w="108" w:type="dxa"/>
            <w:right w:w="108" w:type="dxa"/>
          </w:tblCellMar>
        </w:tblPrEx>
        <w:trPr>
          <w:trHeight w:val="290"/>
        </w:trPr>
        <w:tc>
          <w:tcPr>
            <w:tcW w:w="889" w:type="dxa"/>
            <w:shd w:val="clear" w:color="auto" w:fill="auto"/>
            <w:noWrap/>
            <w:hideMark/>
          </w:tcPr>
          <w:p w14:paraId="7C34A93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610</w:t>
            </w:r>
          </w:p>
        </w:tc>
        <w:tc>
          <w:tcPr>
            <w:tcW w:w="4326" w:type="dxa"/>
            <w:shd w:val="clear" w:color="auto" w:fill="auto"/>
            <w:noWrap/>
            <w:hideMark/>
          </w:tcPr>
          <w:p w14:paraId="0B4B9E8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Conifer-Oak Forest and Woodland</w:t>
            </w:r>
          </w:p>
        </w:tc>
        <w:tc>
          <w:tcPr>
            <w:tcW w:w="2340" w:type="dxa"/>
          </w:tcPr>
          <w:p w14:paraId="14D9FBAD"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6F0CB5AB" w14:textId="4B68F70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0.247%</w:t>
            </w:r>
          </w:p>
        </w:tc>
        <w:tc>
          <w:tcPr>
            <w:tcW w:w="1627" w:type="dxa"/>
            <w:shd w:val="clear" w:color="auto" w:fill="auto"/>
            <w:noWrap/>
            <w:hideMark/>
          </w:tcPr>
          <w:p w14:paraId="55A256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187</w:t>
            </w:r>
          </w:p>
        </w:tc>
      </w:tr>
      <w:tr w:rsidR="00502472" w:rsidRPr="00E96506" w14:paraId="1B54543C" w14:textId="77777777" w:rsidTr="00F479FB">
        <w:tblPrEx>
          <w:tblCellMar>
            <w:left w:w="108" w:type="dxa"/>
            <w:right w:w="108" w:type="dxa"/>
          </w:tblCellMar>
        </w:tblPrEx>
        <w:trPr>
          <w:trHeight w:val="290"/>
        </w:trPr>
        <w:tc>
          <w:tcPr>
            <w:tcW w:w="889" w:type="dxa"/>
            <w:shd w:val="clear" w:color="auto" w:fill="auto"/>
            <w:noWrap/>
            <w:hideMark/>
          </w:tcPr>
          <w:p w14:paraId="01245C1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690</w:t>
            </w:r>
          </w:p>
        </w:tc>
        <w:tc>
          <w:tcPr>
            <w:tcW w:w="4326" w:type="dxa"/>
            <w:shd w:val="clear" w:color="auto" w:fill="auto"/>
            <w:noWrap/>
            <w:hideMark/>
          </w:tcPr>
          <w:p w14:paraId="6AED1FC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Pine-Oak Forest and Woodland</w:t>
            </w:r>
          </w:p>
        </w:tc>
        <w:tc>
          <w:tcPr>
            <w:tcW w:w="2340" w:type="dxa"/>
          </w:tcPr>
          <w:p w14:paraId="7CBA33F2"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w:t>
            </w:r>
            <w:proofErr w:type="spellStart"/>
            <w:r w:rsidRPr="00BF43D7">
              <w:rPr>
                <w:rFonts w:ascii="Calibri" w:eastAsia="Times New Roman" w:hAnsi="Calibri" w:cs="Calibri"/>
                <w:i/>
                <w:color w:val="000000"/>
              </w:rPr>
              <w:t>echinata</w:t>
            </w:r>
            <w:proofErr w:type="spellEnd"/>
          </w:p>
          <w:p w14:paraId="47DA835D" w14:textId="5A05E3B5"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Quercus</w:t>
            </w:r>
            <w:r>
              <w:rPr>
                <w:rFonts w:ascii="Calibri" w:eastAsia="Times New Roman" w:hAnsi="Calibri" w:cs="Calibri"/>
                <w:color w:val="000000"/>
              </w:rPr>
              <w:t xml:space="preserve"> spp.</w:t>
            </w:r>
          </w:p>
        </w:tc>
        <w:tc>
          <w:tcPr>
            <w:tcW w:w="1082" w:type="dxa"/>
            <w:shd w:val="clear" w:color="auto" w:fill="auto"/>
            <w:noWrap/>
            <w:hideMark/>
          </w:tcPr>
          <w:p w14:paraId="25E96EE3" w14:textId="0998D97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0.245%</w:t>
            </w:r>
          </w:p>
        </w:tc>
        <w:tc>
          <w:tcPr>
            <w:tcW w:w="1627" w:type="dxa"/>
            <w:shd w:val="clear" w:color="auto" w:fill="auto"/>
            <w:noWrap/>
            <w:hideMark/>
          </w:tcPr>
          <w:p w14:paraId="074FCC1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137</w:t>
            </w:r>
          </w:p>
        </w:tc>
      </w:tr>
      <w:tr w:rsidR="00502472" w:rsidRPr="00E96506" w14:paraId="50B992DF" w14:textId="77777777" w:rsidTr="00F479FB">
        <w:tblPrEx>
          <w:tblCellMar>
            <w:left w:w="108" w:type="dxa"/>
            <w:right w:w="108" w:type="dxa"/>
          </w:tblCellMar>
        </w:tblPrEx>
        <w:trPr>
          <w:trHeight w:val="290"/>
        </w:trPr>
        <w:tc>
          <w:tcPr>
            <w:tcW w:w="889" w:type="dxa"/>
            <w:shd w:val="clear" w:color="auto" w:fill="auto"/>
            <w:noWrap/>
            <w:hideMark/>
          </w:tcPr>
          <w:p w14:paraId="0D3054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689</w:t>
            </w:r>
          </w:p>
        </w:tc>
        <w:tc>
          <w:tcPr>
            <w:tcW w:w="4326" w:type="dxa"/>
            <w:shd w:val="clear" w:color="auto" w:fill="auto"/>
            <w:noWrap/>
            <w:hideMark/>
          </w:tcPr>
          <w:p w14:paraId="1218DAD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 Woodland</w:t>
            </w:r>
          </w:p>
        </w:tc>
        <w:tc>
          <w:tcPr>
            <w:tcW w:w="2340" w:type="dxa"/>
          </w:tcPr>
          <w:p w14:paraId="6AC96B98" w14:textId="7A0F2A91" w:rsidR="00502472" w:rsidRPr="00BF43D7" w:rsidRDefault="00BF43D7" w:rsidP="00502472">
            <w:pPr>
              <w:rPr>
                <w:rFonts w:ascii="Calibri" w:eastAsia="Times New Roman" w:hAnsi="Calibri" w:cs="Calibri"/>
                <w:i/>
                <w:color w:val="000000"/>
              </w:rPr>
            </w:pPr>
            <w:r>
              <w:rPr>
                <w:rFonts w:ascii="Calibri" w:eastAsia="Times New Roman" w:hAnsi="Calibri" w:cs="Calibri"/>
                <w:i/>
                <w:color w:val="000000"/>
              </w:rPr>
              <w:t xml:space="preserve">Pinus </w:t>
            </w:r>
            <w:proofErr w:type="spellStart"/>
            <w:r>
              <w:rPr>
                <w:rFonts w:ascii="Calibri" w:eastAsia="Times New Roman" w:hAnsi="Calibri" w:cs="Calibri"/>
                <w:i/>
                <w:color w:val="000000"/>
              </w:rPr>
              <w:t>echinata</w:t>
            </w:r>
            <w:proofErr w:type="spellEnd"/>
          </w:p>
        </w:tc>
        <w:tc>
          <w:tcPr>
            <w:tcW w:w="1082" w:type="dxa"/>
            <w:shd w:val="clear" w:color="auto" w:fill="auto"/>
            <w:noWrap/>
            <w:hideMark/>
          </w:tcPr>
          <w:p w14:paraId="5E8F79C9" w14:textId="24EE734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0.225%</w:t>
            </w:r>
          </w:p>
        </w:tc>
        <w:tc>
          <w:tcPr>
            <w:tcW w:w="1627" w:type="dxa"/>
            <w:shd w:val="clear" w:color="auto" w:fill="auto"/>
            <w:noWrap/>
            <w:hideMark/>
          </w:tcPr>
          <w:p w14:paraId="4140098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w:t>
            </w:r>
          </w:p>
        </w:tc>
      </w:tr>
      <w:tr w:rsidR="00502472" w:rsidRPr="00E96506" w14:paraId="36CF659E" w14:textId="77777777" w:rsidTr="00F479FB">
        <w:tblPrEx>
          <w:tblCellMar>
            <w:left w:w="108" w:type="dxa"/>
            <w:right w:w="108" w:type="dxa"/>
          </w:tblCellMar>
        </w:tblPrEx>
        <w:trPr>
          <w:trHeight w:val="290"/>
        </w:trPr>
        <w:tc>
          <w:tcPr>
            <w:tcW w:w="889" w:type="dxa"/>
            <w:shd w:val="clear" w:color="auto" w:fill="auto"/>
            <w:noWrap/>
            <w:hideMark/>
          </w:tcPr>
          <w:p w14:paraId="7A445C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c>
          <w:tcPr>
            <w:tcW w:w="4326" w:type="dxa"/>
            <w:shd w:val="clear" w:color="auto" w:fill="auto"/>
            <w:noWrap/>
            <w:hideMark/>
          </w:tcPr>
          <w:p w14:paraId="2B945B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California Mixed Evergreen Forest and Woodland</w:t>
            </w:r>
          </w:p>
        </w:tc>
        <w:tc>
          <w:tcPr>
            <w:tcW w:w="2340" w:type="dxa"/>
          </w:tcPr>
          <w:p w14:paraId="258FC5AE" w14:textId="469EDBF9"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spp.</w:t>
            </w:r>
          </w:p>
          <w:p w14:paraId="74921261" w14:textId="0B1451B8"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Calocedrus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decurrens</w:t>
            </w:r>
            <w:proofErr w:type="spellEnd"/>
          </w:p>
          <w:p w14:paraId="236C215E" w14:textId="100192BF"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Pinus spp.</w:t>
            </w:r>
          </w:p>
        </w:tc>
        <w:tc>
          <w:tcPr>
            <w:tcW w:w="1082" w:type="dxa"/>
            <w:shd w:val="clear" w:color="auto" w:fill="auto"/>
            <w:noWrap/>
            <w:hideMark/>
          </w:tcPr>
          <w:p w14:paraId="758F728A" w14:textId="4C31894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0.209%</w:t>
            </w:r>
          </w:p>
        </w:tc>
        <w:tc>
          <w:tcPr>
            <w:tcW w:w="1627" w:type="dxa"/>
            <w:shd w:val="clear" w:color="auto" w:fill="auto"/>
            <w:noWrap/>
            <w:hideMark/>
          </w:tcPr>
          <w:p w14:paraId="1B2A0A0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462</w:t>
            </w:r>
          </w:p>
        </w:tc>
      </w:tr>
      <w:tr w:rsidR="00502472" w:rsidRPr="00E96506" w14:paraId="5EE7EB24" w14:textId="77777777" w:rsidTr="00F479FB">
        <w:tblPrEx>
          <w:tblCellMar>
            <w:left w:w="108" w:type="dxa"/>
            <w:right w:w="108" w:type="dxa"/>
          </w:tblCellMar>
        </w:tblPrEx>
        <w:trPr>
          <w:trHeight w:val="290"/>
        </w:trPr>
        <w:tc>
          <w:tcPr>
            <w:tcW w:w="889" w:type="dxa"/>
            <w:shd w:val="clear" w:color="auto" w:fill="auto"/>
            <w:noWrap/>
            <w:hideMark/>
          </w:tcPr>
          <w:p w14:paraId="4D7A254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603</w:t>
            </w:r>
          </w:p>
        </w:tc>
        <w:tc>
          <w:tcPr>
            <w:tcW w:w="4326" w:type="dxa"/>
            <w:shd w:val="clear" w:color="auto" w:fill="auto"/>
            <w:noWrap/>
            <w:hideMark/>
          </w:tcPr>
          <w:p w14:paraId="61F50E8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Aspen-Mixed Conifer Forest and Woodland</w:t>
            </w:r>
          </w:p>
        </w:tc>
        <w:tc>
          <w:tcPr>
            <w:tcW w:w="2340" w:type="dxa"/>
          </w:tcPr>
          <w:p w14:paraId="1C58987E"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Populus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tremuloides</w:t>
            </w:r>
            <w:proofErr w:type="spellEnd"/>
          </w:p>
          <w:p w14:paraId="1756EEBF" w14:textId="77777777"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spp. </w:t>
            </w:r>
          </w:p>
          <w:p w14:paraId="31C4D09E" w14:textId="534B5F0C"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spp.</w:t>
            </w:r>
          </w:p>
        </w:tc>
        <w:tc>
          <w:tcPr>
            <w:tcW w:w="1082" w:type="dxa"/>
            <w:shd w:val="clear" w:color="auto" w:fill="auto"/>
            <w:noWrap/>
            <w:hideMark/>
          </w:tcPr>
          <w:p w14:paraId="113C176F" w14:textId="0648C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0.207%</w:t>
            </w:r>
          </w:p>
        </w:tc>
        <w:tc>
          <w:tcPr>
            <w:tcW w:w="1627" w:type="dxa"/>
            <w:shd w:val="clear" w:color="auto" w:fill="auto"/>
            <w:noWrap/>
            <w:hideMark/>
          </w:tcPr>
          <w:p w14:paraId="495BB97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w:t>
            </w:r>
          </w:p>
        </w:tc>
      </w:tr>
      <w:tr w:rsidR="00502472" w:rsidRPr="00E96506" w14:paraId="54C8667A" w14:textId="77777777" w:rsidTr="00F479FB">
        <w:tblPrEx>
          <w:tblCellMar>
            <w:left w:w="108" w:type="dxa"/>
            <w:right w:w="108" w:type="dxa"/>
          </w:tblCellMar>
        </w:tblPrEx>
        <w:trPr>
          <w:trHeight w:val="290"/>
        </w:trPr>
        <w:tc>
          <w:tcPr>
            <w:tcW w:w="889" w:type="dxa"/>
            <w:shd w:val="clear" w:color="auto" w:fill="auto"/>
            <w:noWrap/>
            <w:hideMark/>
          </w:tcPr>
          <w:p w14:paraId="0234B2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640</w:t>
            </w:r>
          </w:p>
        </w:tc>
        <w:tc>
          <w:tcPr>
            <w:tcW w:w="4326" w:type="dxa"/>
            <w:shd w:val="clear" w:color="auto" w:fill="auto"/>
            <w:noWrap/>
            <w:hideMark/>
          </w:tcPr>
          <w:p w14:paraId="3AA32F2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Subalpine Woodland and Parkland</w:t>
            </w:r>
          </w:p>
        </w:tc>
        <w:tc>
          <w:tcPr>
            <w:tcW w:w="2340" w:type="dxa"/>
          </w:tcPr>
          <w:p w14:paraId="70D05B1E"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153B7DE" w14:textId="6683FEB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0.200%</w:t>
            </w:r>
          </w:p>
        </w:tc>
        <w:tc>
          <w:tcPr>
            <w:tcW w:w="1627" w:type="dxa"/>
            <w:shd w:val="clear" w:color="auto" w:fill="auto"/>
            <w:noWrap/>
            <w:hideMark/>
          </w:tcPr>
          <w:p w14:paraId="23C196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281</w:t>
            </w:r>
          </w:p>
        </w:tc>
      </w:tr>
      <w:tr w:rsidR="00502472" w:rsidRPr="00E96506" w14:paraId="77A01033" w14:textId="77777777" w:rsidTr="00F479FB">
        <w:tblPrEx>
          <w:tblCellMar>
            <w:left w:w="108" w:type="dxa"/>
            <w:right w:w="108" w:type="dxa"/>
          </w:tblCellMar>
        </w:tblPrEx>
        <w:trPr>
          <w:trHeight w:val="290"/>
        </w:trPr>
        <w:tc>
          <w:tcPr>
            <w:tcW w:w="889" w:type="dxa"/>
            <w:shd w:val="clear" w:color="auto" w:fill="auto"/>
            <w:noWrap/>
            <w:hideMark/>
          </w:tcPr>
          <w:p w14:paraId="271048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675</w:t>
            </w:r>
          </w:p>
        </w:tc>
        <w:tc>
          <w:tcPr>
            <w:tcW w:w="4326" w:type="dxa"/>
            <w:shd w:val="clear" w:color="auto" w:fill="auto"/>
            <w:noWrap/>
            <w:hideMark/>
          </w:tcPr>
          <w:p w14:paraId="36C33C2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Inland Marshes and Prairies</w:t>
            </w:r>
          </w:p>
        </w:tc>
        <w:tc>
          <w:tcPr>
            <w:tcW w:w="2340" w:type="dxa"/>
          </w:tcPr>
          <w:p w14:paraId="55B5E5A3"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7AE74E33" w14:textId="0444928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0.199%</w:t>
            </w:r>
          </w:p>
        </w:tc>
        <w:tc>
          <w:tcPr>
            <w:tcW w:w="1627" w:type="dxa"/>
            <w:shd w:val="clear" w:color="auto" w:fill="auto"/>
            <w:noWrap/>
            <w:hideMark/>
          </w:tcPr>
          <w:p w14:paraId="16AFF6E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49</w:t>
            </w:r>
          </w:p>
        </w:tc>
      </w:tr>
      <w:tr w:rsidR="00502472" w:rsidRPr="00E96506" w14:paraId="2757CD0A" w14:textId="77777777" w:rsidTr="00F479FB">
        <w:tblPrEx>
          <w:tblCellMar>
            <w:left w:w="108" w:type="dxa"/>
            <w:right w:w="108" w:type="dxa"/>
          </w:tblCellMar>
        </w:tblPrEx>
        <w:trPr>
          <w:trHeight w:val="290"/>
        </w:trPr>
        <w:tc>
          <w:tcPr>
            <w:tcW w:w="889" w:type="dxa"/>
            <w:shd w:val="clear" w:color="auto" w:fill="auto"/>
            <w:noWrap/>
            <w:hideMark/>
          </w:tcPr>
          <w:p w14:paraId="529A604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627</w:t>
            </w:r>
          </w:p>
        </w:tc>
        <w:tc>
          <w:tcPr>
            <w:tcW w:w="4326" w:type="dxa"/>
            <w:shd w:val="clear" w:color="auto" w:fill="auto"/>
            <w:noWrap/>
            <w:hideMark/>
          </w:tcPr>
          <w:p w14:paraId="076C3F1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Hemlock Forest and Woodland</w:t>
            </w:r>
          </w:p>
        </w:tc>
        <w:tc>
          <w:tcPr>
            <w:tcW w:w="2340" w:type="dxa"/>
          </w:tcPr>
          <w:p w14:paraId="7119A1DA" w14:textId="5C68E231"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Tsuga </w:t>
            </w:r>
            <w:proofErr w:type="spellStart"/>
            <w:r w:rsidRPr="00BF43D7">
              <w:rPr>
                <w:rFonts w:ascii="Calibri" w:eastAsia="Times New Roman" w:hAnsi="Calibri" w:cs="Calibri"/>
                <w:i/>
                <w:color w:val="000000"/>
              </w:rPr>
              <w:t>mertensiana</w:t>
            </w:r>
            <w:proofErr w:type="spellEnd"/>
          </w:p>
        </w:tc>
        <w:tc>
          <w:tcPr>
            <w:tcW w:w="1082" w:type="dxa"/>
            <w:shd w:val="clear" w:color="auto" w:fill="auto"/>
            <w:noWrap/>
            <w:hideMark/>
          </w:tcPr>
          <w:p w14:paraId="5EBC1649" w14:textId="3E37789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0.196%</w:t>
            </w:r>
          </w:p>
        </w:tc>
        <w:tc>
          <w:tcPr>
            <w:tcW w:w="1627" w:type="dxa"/>
            <w:shd w:val="clear" w:color="auto" w:fill="auto"/>
            <w:noWrap/>
            <w:hideMark/>
          </w:tcPr>
          <w:p w14:paraId="70AFE7A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350</w:t>
            </w:r>
          </w:p>
        </w:tc>
      </w:tr>
      <w:tr w:rsidR="00502472" w:rsidRPr="00E96506" w14:paraId="3C02ED93" w14:textId="77777777" w:rsidTr="00F479FB">
        <w:tblPrEx>
          <w:tblCellMar>
            <w:left w:w="108" w:type="dxa"/>
            <w:right w:w="108" w:type="dxa"/>
          </w:tblCellMar>
        </w:tblPrEx>
        <w:trPr>
          <w:trHeight w:val="290"/>
        </w:trPr>
        <w:tc>
          <w:tcPr>
            <w:tcW w:w="889" w:type="dxa"/>
            <w:shd w:val="clear" w:color="auto" w:fill="auto"/>
            <w:noWrap/>
            <w:hideMark/>
          </w:tcPr>
          <w:p w14:paraId="6E61AF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638</w:t>
            </w:r>
          </w:p>
        </w:tc>
        <w:tc>
          <w:tcPr>
            <w:tcW w:w="4326" w:type="dxa"/>
            <w:shd w:val="clear" w:color="auto" w:fill="auto"/>
            <w:noWrap/>
            <w:hideMark/>
          </w:tcPr>
          <w:p w14:paraId="3492F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Sitka Spruce Forest</w:t>
            </w:r>
          </w:p>
        </w:tc>
        <w:tc>
          <w:tcPr>
            <w:tcW w:w="2340" w:type="dxa"/>
          </w:tcPr>
          <w:p w14:paraId="15ADB54C" w14:textId="42889F59"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sitchensis</w:t>
            </w:r>
            <w:proofErr w:type="spellEnd"/>
          </w:p>
        </w:tc>
        <w:tc>
          <w:tcPr>
            <w:tcW w:w="1082" w:type="dxa"/>
            <w:shd w:val="clear" w:color="auto" w:fill="auto"/>
            <w:noWrap/>
            <w:hideMark/>
          </w:tcPr>
          <w:p w14:paraId="05938E33" w14:textId="7F630B1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0.191%</w:t>
            </w:r>
          </w:p>
        </w:tc>
        <w:tc>
          <w:tcPr>
            <w:tcW w:w="1627" w:type="dxa"/>
            <w:shd w:val="clear" w:color="auto" w:fill="auto"/>
            <w:noWrap/>
            <w:hideMark/>
          </w:tcPr>
          <w:p w14:paraId="08C300D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w:t>
            </w:r>
          </w:p>
        </w:tc>
      </w:tr>
      <w:tr w:rsidR="00502472" w:rsidRPr="00E96506" w14:paraId="081A7D1E" w14:textId="77777777" w:rsidTr="00F479FB">
        <w:tblPrEx>
          <w:tblCellMar>
            <w:left w:w="108" w:type="dxa"/>
            <w:right w:w="108" w:type="dxa"/>
          </w:tblCellMar>
        </w:tblPrEx>
        <w:trPr>
          <w:trHeight w:val="290"/>
        </w:trPr>
        <w:tc>
          <w:tcPr>
            <w:tcW w:w="889" w:type="dxa"/>
            <w:shd w:val="clear" w:color="auto" w:fill="auto"/>
            <w:noWrap/>
            <w:hideMark/>
          </w:tcPr>
          <w:p w14:paraId="5760FB3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667</w:t>
            </w:r>
          </w:p>
        </w:tc>
        <w:tc>
          <w:tcPr>
            <w:tcW w:w="4326" w:type="dxa"/>
            <w:shd w:val="clear" w:color="auto" w:fill="auto"/>
            <w:noWrap/>
            <w:hideMark/>
          </w:tcPr>
          <w:p w14:paraId="3E924C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Oak-Beech Forest and Woodland</w:t>
            </w:r>
          </w:p>
        </w:tc>
        <w:tc>
          <w:tcPr>
            <w:tcW w:w="2340" w:type="dxa"/>
          </w:tcPr>
          <w:p w14:paraId="6CE800A1"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alba</w:t>
            </w:r>
          </w:p>
          <w:p w14:paraId="5533162E" w14:textId="1DDDF1E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Fagus </w:t>
            </w:r>
            <w:proofErr w:type="spellStart"/>
            <w:r w:rsidRPr="00BF43D7">
              <w:rPr>
                <w:rFonts w:ascii="Calibri" w:eastAsia="Times New Roman" w:hAnsi="Calibri" w:cs="Calibri"/>
                <w:i/>
                <w:color w:val="000000"/>
              </w:rPr>
              <w:t>grandifolia</w:t>
            </w:r>
            <w:proofErr w:type="spellEnd"/>
          </w:p>
        </w:tc>
        <w:tc>
          <w:tcPr>
            <w:tcW w:w="1082" w:type="dxa"/>
            <w:shd w:val="clear" w:color="auto" w:fill="auto"/>
            <w:noWrap/>
            <w:hideMark/>
          </w:tcPr>
          <w:p w14:paraId="0D8E2E23" w14:textId="4410D7C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0.190%</w:t>
            </w:r>
          </w:p>
        </w:tc>
        <w:tc>
          <w:tcPr>
            <w:tcW w:w="1627" w:type="dxa"/>
            <w:shd w:val="clear" w:color="auto" w:fill="auto"/>
            <w:noWrap/>
            <w:hideMark/>
          </w:tcPr>
          <w:p w14:paraId="228CA17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147</w:t>
            </w:r>
          </w:p>
        </w:tc>
      </w:tr>
      <w:tr w:rsidR="00502472" w:rsidRPr="00E96506" w14:paraId="58ED8AE9" w14:textId="77777777" w:rsidTr="00F479FB">
        <w:tblPrEx>
          <w:tblCellMar>
            <w:left w:w="108" w:type="dxa"/>
            <w:right w:w="108" w:type="dxa"/>
          </w:tblCellMar>
        </w:tblPrEx>
        <w:trPr>
          <w:trHeight w:val="290"/>
        </w:trPr>
        <w:tc>
          <w:tcPr>
            <w:tcW w:w="889" w:type="dxa"/>
            <w:shd w:val="clear" w:color="auto" w:fill="auto"/>
            <w:noWrap/>
            <w:hideMark/>
          </w:tcPr>
          <w:p w14:paraId="7B3E8E2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642</w:t>
            </w:r>
          </w:p>
        </w:tc>
        <w:tc>
          <w:tcPr>
            <w:tcW w:w="4326" w:type="dxa"/>
            <w:shd w:val="clear" w:color="auto" w:fill="auto"/>
            <w:noWrap/>
            <w:hideMark/>
          </w:tcPr>
          <w:p w14:paraId="29E19A4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Hemlock-Silver Fir Forest</w:t>
            </w:r>
          </w:p>
        </w:tc>
        <w:tc>
          <w:tcPr>
            <w:tcW w:w="2340" w:type="dxa"/>
          </w:tcPr>
          <w:p w14:paraId="60484349" w14:textId="77777777"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 xml:space="preserve">Tsuga </w:t>
            </w:r>
            <w:proofErr w:type="spellStart"/>
            <w:r w:rsidRPr="00072C5F">
              <w:rPr>
                <w:rFonts w:ascii="Calibri" w:eastAsia="Times New Roman" w:hAnsi="Calibri" w:cs="Calibri"/>
                <w:i/>
                <w:color w:val="000000"/>
              </w:rPr>
              <w:t>heterophylla</w:t>
            </w:r>
            <w:proofErr w:type="spellEnd"/>
          </w:p>
          <w:p w14:paraId="68436337" w14:textId="179FF07A" w:rsidR="00BF43D7"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Abies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amabilis</w:t>
            </w:r>
            <w:proofErr w:type="spellEnd"/>
          </w:p>
        </w:tc>
        <w:tc>
          <w:tcPr>
            <w:tcW w:w="1082" w:type="dxa"/>
            <w:shd w:val="clear" w:color="auto" w:fill="auto"/>
            <w:noWrap/>
            <w:hideMark/>
          </w:tcPr>
          <w:p w14:paraId="4EE99EA4" w14:textId="23E6CC9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0.182%</w:t>
            </w:r>
          </w:p>
        </w:tc>
        <w:tc>
          <w:tcPr>
            <w:tcW w:w="1627" w:type="dxa"/>
            <w:shd w:val="clear" w:color="auto" w:fill="auto"/>
            <w:noWrap/>
            <w:hideMark/>
          </w:tcPr>
          <w:p w14:paraId="7377E0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1118</w:t>
            </w:r>
          </w:p>
        </w:tc>
      </w:tr>
      <w:tr w:rsidR="00502472" w:rsidRPr="00E96506" w14:paraId="12B4D019" w14:textId="77777777" w:rsidTr="00F479FB">
        <w:tblPrEx>
          <w:tblCellMar>
            <w:left w:w="108" w:type="dxa"/>
            <w:right w:w="108" w:type="dxa"/>
          </w:tblCellMar>
        </w:tblPrEx>
        <w:trPr>
          <w:trHeight w:val="290"/>
        </w:trPr>
        <w:tc>
          <w:tcPr>
            <w:tcW w:w="889" w:type="dxa"/>
            <w:shd w:val="clear" w:color="auto" w:fill="auto"/>
            <w:noWrap/>
            <w:hideMark/>
          </w:tcPr>
          <w:p w14:paraId="2BF6EDD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652</w:t>
            </w:r>
          </w:p>
        </w:tc>
        <w:tc>
          <w:tcPr>
            <w:tcW w:w="4326" w:type="dxa"/>
            <w:shd w:val="clear" w:color="auto" w:fill="auto"/>
            <w:noWrap/>
            <w:hideMark/>
          </w:tcPr>
          <w:p w14:paraId="3B0EA80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Aspen-Birch Forest</w:t>
            </w:r>
          </w:p>
        </w:tc>
        <w:tc>
          <w:tcPr>
            <w:tcW w:w="2340" w:type="dxa"/>
          </w:tcPr>
          <w:p w14:paraId="3242962C" w14:textId="77777777"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Populus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tremuloides</w:t>
            </w:r>
            <w:proofErr w:type="spellEnd"/>
          </w:p>
          <w:p w14:paraId="12FF1DC0" w14:textId="67063C3C" w:rsidR="00BF43D7"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Betula spp.</w:t>
            </w:r>
          </w:p>
        </w:tc>
        <w:tc>
          <w:tcPr>
            <w:tcW w:w="1082" w:type="dxa"/>
            <w:shd w:val="clear" w:color="auto" w:fill="auto"/>
            <w:noWrap/>
            <w:hideMark/>
          </w:tcPr>
          <w:p w14:paraId="3C519985" w14:textId="7C4235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0.170%</w:t>
            </w:r>
          </w:p>
        </w:tc>
        <w:tc>
          <w:tcPr>
            <w:tcW w:w="1627" w:type="dxa"/>
            <w:shd w:val="clear" w:color="auto" w:fill="auto"/>
            <w:noWrap/>
            <w:hideMark/>
          </w:tcPr>
          <w:p w14:paraId="217B4FE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346</w:t>
            </w:r>
          </w:p>
        </w:tc>
      </w:tr>
      <w:tr w:rsidR="00502472" w:rsidRPr="00E96506" w14:paraId="58FEC5E3" w14:textId="77777777" w:rsidTr="00F479FB">
        <w:tblPrEx>
          <w:tblCellMar>
            <w:left w:w="108" w:type="dxa"/>
            <w:right w:w="108" w:type="dxa"/>
          </w:tblCellMar>
        </w:tblPrEx>
        <w:trPr>
          <w:trHeight w:val="290"/>
        </w:trPr>
        <w:tc>
          <w:tcPr>
            <w:tcW w:w="889" w:type="dxa"/>
            <w:shd w:val="clear" w:color="auto" w:fill="auto"/>
            <w:noWrap/>
            <w:hideMark/>
          </w:tcPr>
          <w:p w14:paraId="3DA002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663</w:t>
            </w:r>
          </w:p>
        </w:tc>
        <w:tc>
          <w:tcPr>
            <w:tcW w:w="4326" w:type="dxa"/>
            <w:shd w:val="clear" w:color="auto" w:fill="auto"/>
            <w:noWrap/>
            <w:hideMark/>
          </w:tcPr>
          <w:p w14:paraId="3E91D97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Oak Woodland and Savanna</w:t>
            </w:r>
          </w:p>
        </w:tc>
        <w:tc>
          <w:tcPr>
            <w:tcW w:w="2340" w:type="dxa"/>
          </w:tcPr>
          <w:p w14:paraId="06C7BD43" w14:textId="48D1753A"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 xml:space="preserve">Quercus </w:t>
            </w:r>
            <w:proofErr w:type="spellStart"/>
            <w:r w:rsidRPr="00072C5F">
              <w:rPr>
                <w:rFonts w:ascii="Calibri" w:eastAsia="Times New Roman" w:hAnsi="Calibri" w:cs="Calibri"/>
                <w:i/>
                <w:color w:val="000000"/>
              </w:rPr>
              <w:t>kelloggii</w:t>
            </w:r>
            <w:proofErr w:type="spellEnd"/>
          </w:p>
        </w:tc>
        <w:tc>
          <w:tcPr>
            <w:tcW w:w="1082" w:type="dxa"/>
            <w:shd w:val="clear" w:color="auto" w:fill="auto"/>
            <w:noWrap/>
            <w:hideMark/>
          </w:tcPr>
          <w:p w14:paraId="7C518C0A" w14:textId="602501E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0.136%</w:t>
            </w:r>
          </w:p>
        </w:tc>
        <w:tc>
          <w:tcPr>
            <w:tcW w:w="1627" w:type="dxa"/>
            <w:shd w:val="clear" w:color="auto" w:fill="auto"/>
            <w:noWrap/>
            <w:hideMark/>
          </w:tcPr>
          <w:p w14:paraId="5F7650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203</w:t>
            </w:r>
          </w:p>
        </w:tc>
      </w:tr>
      <w:tr w:rsidR="00502472" w:rsidRPr="00E96506" w14:paraId="116B8BE3" w14:textId="77777777" w:rsidTr="00F479FB">
        <w:tblPrEx>
          <w:tblCellMar>
            <w:left w:w="108" w:type="dxa"/>
            <w:right w:w="108" w:type="dxa"/>
          </w:tblCellMar>
        </w:tblPrEx>
        <w:trPr>
          <w:trHeight w:val="290"/>
        </w:trPr>
        <w:tc>
          <w:tcPr>
            <w:tcW w:w="889" w:type="dxa"/>
            <w:shd w:val="clear" w:color="auto" w:fill="auto"/>
            <w:noWrap/>
            <w:hideMark/>
          </w:tcPr>
          <w:p w14:paraId="40FA7A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676</w:t>
            </w:r>
          </w:p>
        </w:tc>
        <w:tc>
          <w:tcPr>
            <w:tcW w:w="4326" w:type="dxa"/>
            <w:shd w:val="clear" w:color="auto" w:fill="auto"/>
            <w:noWrap/>
            <w:hideMark/>
          </w:tcPr>
          <w:p w14:paraId="642DA24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Jack Pine Forest</w:t>
            </w:r>
          </w:p>
        </w:tc>
        <w:tc>
          <w:tcPr>
            <w:tcW w:w="2340" w:type="dxa"/>
          </w:tcPr>
          <w:p w14:paraId="214055ED" w14:textId="0E97F21A"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Pinus </w:t>
            </w:r>
            <w:proofErr w:type="spellStart"/>
            <w:r w:rsidRPr="00072C5F">
              <w:rPr>
                <w:rFonts w:ascii="Calibri" w:eastAsia="Times New Roman" w:hAnsi="Calibri" w:cs="Calibri"/>
                <w:i/>
                <w:color w:val="000000"/>
              </w:rPr>
              <w:t>banksiana</w:t>
            </w:r>
            <w:proofErr w:type="spellEnd"/>
          </w:p>
        </w:tc>
        <w:tc>
          <w:tcPr>
            <w:tcW w:w="1082" w:type="dxa"/>
            <w:shd w:val="clear" w:color="auto" w:fill="auto"/>
            <w:noWrap/>
            <w:hideMark/>
          </w:tcPr>
          <w:p w14:paraId="45B68143" w14:textId="37B476D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589C5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w:t>
            </w:r>
          </w:p>
        </w:tc>
      </w:tr>
      <w:tr w:rsidR="00502472" w:rsidRPr="00E96506" w14:paraId="0AD5CEB3" w14:textId="77777777" w:rsidTr="00F479FB">
        <w:tblPrEx>
          <w:tblCellMar>
            <w:left w:w="108" w:type="dxa"/>
            <w:right w:w="108" w:type="dxa"/>
          </w:tblCellMar>
        </w:tblPrEx>
        <w:trPr>
          <w:trHeight w:val="290"/>
        </w:trPr>
        <w:tc>
          <w:tcPr>
            <w:tcW w:w="889" w:type="dxa"/>
            <w:shd w:val="clear" w:color="auto" w:fill="auto"/>
            <w:noWrap/>
            <w:hideMark/>
          </w:tcPr>
          <w:p w14:paraId="65E22DA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645</w:t>
            </w:r>
          </w:p>
        </w:tc>
        <w:tc>
          <w:tcPr>
            <w:tcW w:w="4326" w:type="dxa"/>
            <w:shd w:val="clear" w:color="auto" w:fill="auto"/>
            <w:noWrap/>
            <w:hideMark/>
          </w:tcPr>
          <w:p w14:paraId="30FE1D4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Red-cedar-Western Hemlock Forest</w:t>
            </w:r>
          </w:p>
        </w:tc>
        <w:tc>
          <w:tcPr>
            <w:tcW w:w="2340" w:type="dxa"/>
          </w:tcPr>
          <w:p w14:paraId="626CB815" w14:textId="7777777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Thuja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plicata</w:t>
            </w:r>
            <w:proofErr w:type="spellEnd"/>
            <w:r w:rsidRPr="00072C5F">
              <w:rPr>
                <w:rFonts w:ascii="Calibri" w:eastAsia="Times New Roman" w:hAnsi="Calibri" w:cs="Calibri"/>
                <w:i/>
                <w:color w:val="000000"/>
              </w:rPr>
              <w:t xml:space="preserve"> </w:t>
            </w:r>
          </w:p>
          <w:p w14:paraId="29149113" w14:textId="27138463"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Tsuga </w:t>
            </w:r>
            <w:proofErr w:type="spellStart"/>
            <w:r w:rsidRPr="00072C5F">
              <w:rPr>
                <w:rFonts w:ascii="Calibri" w:eastAsia="Times New Roman" w:hAnsi="Calibri" w:cs="Calibri"/>
                <w:i/>
                <w:color w:val="000000"/>
              </w:rPr>
              <w:t>heterophylla</w:t>
            </w:r>
            <w:proofErr w:type="spellEnd"/>
          </w:p>
        </w:tc>
        <w:tc>
          <w:tcPr>
            <w:tcW w:w="1082" w:type="dxa"/>
            <w:shd w:val="clear" w:color="auto" w:fill="auto"/>
            <w:noWrap/>
            <w:hideMark/>
          </w:tcPr>
          <w:p w14:paraId="1FB552A8" w14:textId="3C2D189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A30BD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368</w:t>
            </w:r>
          </w:p>
        </w:tc>
      </w:tr>
      <w:tr w:rsidR="00502472" w:rsidRPr="00E96506" w14:paraId="19D63567" w14:textId="77777777" w:rsidTr="00F479FB">
        <w:tblPrEx>
          <w:tblCellMar>
            <w:left w:w="108" w:type="dxa"/>
            <w:right w:w="108" w:type="dxa"/>
          </w:tblCellMar>
        </w:tblPrEx>
        <w:trPr>
          <w:trHeight w:val="290"/>
        </w:trPr>
        <w:tc>
          <w:tcPr>
            <w:tcW w:w="889" w:type="dxa"/>
            <w:shd w:val="clear" w:color="auto" w:fill="auto"/>
            <w:noWrap/>
            <w:hideMark/>
          </w:tcPr>
          <w:p w14:paraId="476765B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633</w:t>
            </w:r>
          </w:p>
        </w:tc>
        <w:tc>
          <w:tcPr>
            <w:tcW w:w="4326" w:type="dxa"/>
            <w:shd w:val="clear" w:color="auto" w:fill="auto"/>
            <w:noWrap/>
            <w:hideMark/>
          </w:tcPr>
          <w:p w14:paraId="64B622A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Fir Forest and Woodland</w:t>
            </w:r>
          </w:p>
        </w:tc>
        <w:tc>
          <w:tcPr>
            <w:tcW w:w="2340" w:type="dxa"/>
          </w:tcPr>
          <w:p w14:paraId="636A8E78" w14:textId="7C61A6E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Abies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magnifica</w:t>
            </w:r>
            <w:proofErr w:type="spellEnd"/>
          </w:p>
        </w:tc>
        <w:tc>
          <w:tcPr>
            <w:tcW w:w="1082" w:type="dxa"/>
            <w:shd w:val="clear" w:color="auto" w:fill="auto"/>
            <w:noWrap/>
            <w:hideMark/>
          </w:tcPr>
          <w:p w14:paraId="3A5B4BB6" w14:textId="150E5F4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0.109%</w:t>
            </w:r>
          </w:p>
        </w:tc>
        <w:tc>
          <w:tcPr>
            <w:tcW w:w="1627" w:type="dxa"/>
            <w:shd w:val="clear" w:color="auto" w:fill="auto"/>
            <w:noWrap/>
            <w:hideMark/>
          </w:tcPr>
          <w:p w14:paraId="5B745B0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169</w:t>
            </w:r>
          </w:p>
        </w:tc>
      </w:tr>
      <w:tr w:rsidR="00502472" w:rsidRPr="00E96506" w14:paraId="38695624" w14:textId="77777777" w:rsidTr="00F479FB">
        <w:tblPrEx>
          <w:tblCellMar>
            <w:left w:w="108" w:type="dxa"/>
            <w:right w:w="108" w:type="dxa"/>
          </w:tblCellMar>
        </w:tblPrEx>
        <w:trPr>
          <w:trHeight w:val="290"/>
        </w:trPr>
        <w:tc>
          <w:tcPr>
            <w:tcW w:w="889" w:type="dxa"/>
            <w:shd w:val="clear" w:color="auto" w:fill="auto"/>
            <w:noWrap/>
            <w:hideMark/>
          </w:tcPr>
          <w:p w14:paraId="49CB79E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632</w:t>
            </w:r>
          </w:p>
        </w:tc>
        <w:tc>
          <w:tcPr>
            <w:tcW w:w="4326" w:type="dxa"/>
            <w:shd w:val="clear" w:color="auto" w:fill="auto"/>
            <w:noWrap/>
            <w:hideMark/>
          </w:tcPr>
          <w:p w14:paraId="1E1133D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Alder Forest and Woodland</w:t>
            </w:r>
          </w:p>
        </w:tc>
        <w:tc>
          <w:tcPr>
            <w:tcW w:w="2340" w:type="dxa"/>
          </w:tcPr>
          <w:p w14:paraId="3811A918" w14:textId="03633DE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Alnus</w:t>
            </w:r>
            <w:proofErr w:type="spellEnd"/>
            <w:r w:rsidRPr="00072C5F">
              <w:rPr>
                <w:rFonts w:ascii="Calibri" w:eastAsia="Times New Roman" w:hAnsi="Calibri" w:cs="Calibri"/>
                <w:i/>
                <w:color w:val="000000"/>
              </w:rPr>
              <w:t xml:space="preserve"> rubra</w:t>
            </w:r>
          </w:p>
        </w:tc>
        <w:tc>
          <w:tcPr>
            <w:tcW w:w="1082" w:type="dxa"/>
            <w:shd w:val="clear" w:color="auto" w:fill="auto"/>
            <w:noWrap/>
            <w:hideMark/>
          </w:tcPr>
          <w:p w14:paraId="14FEA888" w14:textId="09E883B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0.103%</w:t>
            </w:r>
          </w:p>
        </w:tc>
        <w:tc>
          <w:tcPr>
            <w:tcW w:w="1627" w:type="dxa"/>
            <w:shd w:val="clear" w:color="auto" w:fill="auto"/>
            <w:noWrap/>
            <w:hideMark/>
          </w:tcPr>
          <w:p w14:paraId="089432B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90</w:t>
            </w:r>
          </w:p>
        </w:tc>
      </w:tr>
      <w:tr w:rsidR="00502472" w:rsidRPr="00E96506" w14:paraId="5BC1E756" w14:textId="77777777" w:rsidTr="00F479FB">
        <w:tblPrEx>
          <w:tblCellMar>
            <w:left w:w="108" w:type="dxa"/>
            <w:right w:w="108" w:type="dxa"/>
          </w:tblCellMar>
        </w:tblPrEx>
        <w:trPr>
          <w:trHeight w:val="290"/>
        </w:trPr>
        <w:tc>
          <w:tcPr>
            <w:tcW w:w="889" w:type="dxa"/>
            <w:shd w:val="clear" w:color="auto" w:fill="auto"/>
            <w:noWrap/>
            <w:hideMark/>
          </w:tcPr>
          <w:p w14:paraId="3C1A728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629</w:t>
            </w:r>
          </w:p>
        </w:tc>
        <w:tc>
          <w:tcPr>
            <w:tcW w:w="4326" w:type="dxa"/>
            <w:shd w:val="clear" w:color="auto" w:fill="auto"/>
            <w:noWrap/>
            <w:hideMark/>
          </w:tcPr>
          <w:p w14:paraId="5DA7870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Oak Woodland and Savanna</w:t>
            </w:r>
          </w:p>
        </w:tc>
        <w:tc>
          <w:tcPr>
            <w:tcW w:w="2340" w:type="dxa"/>
          </w:tcPr>
          <w:p w14:paraId="08B88E78" w14:textId="549104A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spp.</w:t>
            </w:r>
          </w:p>
        </w:tc>
        <w:tc>
          <w:tcPr>
            <w:tcW w:w="1082" w:type="dxa"/>
            <w:shd w:val="clear" w:color="auto" w:fill="auto"/>
            <w:noWrap/>
            <w:hideMark/>
          </w:tcPr>
          <w:p w14:paraId="7EF3A194" w14:textId="1890DE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0.101%</w:t>
            </w:r>
          </w:p>
        </w:tc>
        <w:tc>
          <w:tcPr>
            <w:tcW w:w="1627" w:type="dxa"/>
            <w:shd w:val="clear" w:color="auto" w:fill="auto"/>
            <w:noWrap/>
            <w:hideMark/>
          </w:tcPr>
          <w:p w14:paraId="638AB8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162</w:t>
            </w:r>
          </w:p>
        </w:tc>
      </w:tr>
      <w:tr w:rsidR="00502472" w:rsidRPr="00E96506" w14:paraId="72A0183E" w14:textId="77777777" w:rsidTr="00F479FB">
        <w:tblPrEx>
          <w:tblCellMar>
            <w:left w:w="108" w:type="dxa"/>
            <w:right w:w="108" w:type="dxa"/>
          </w:tblCellMar>
        </w:tblPrEx>
        <w:trPr>
          <w:trHeight w:val="290"/>
        </w:trPr>
        <w:tc>
          <w:tcPr>
            <w:tcW w:w="889" w:type="dxa"/>
            <w:shd w:val="clear" w:color="auto" w:fill="auto"/>
            <w:noWrap/>
            <w:hideMark/>
          </w:tcPr>
          <w:p w14:paraId="38D4BA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620</w:t>
            </w:r>
          </w:p>
        </w:tc>
        <w:tc>
          <w:tcPr>
            <w:tcW w:w="4326" w:type="dxa"/>
            <w:shd w:val="clear" w:color="auto" w:fill="auto"/>
            <w:noWrap/>
            <w:hideMark/>
          </w:tcPr>
          <w:p w14:paraId="54013F9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 Woodland and Savanna</w:t>
            </w:r>
          </w:p>
        </w:tc>
        <w:tc>
          <w:tcPr>
            <w:tcW w:w="2340" w:type="dxa"/>
          </w:tcPr>
          <w:p w14:paraId="0E4B9C75" w14:textId="1EE93FDC"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Juniperus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4EF25D93" w14:textId="2B3E40E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0.098%</w:t>
            </w:r>
          </w:p>
        </w:tc>
        <w:tc>
          <w:tcPr>
            <w:tcW w:w="1627" w:type="dxa"/>
            <w:shd w:val="clear" w:color="auto" w:fill="auto"/>
            <w:noWrap/>
            <w:hideMark/>
          </w:tcPr>
          <w:p w14:paraId="42FCADB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r>
      <w:tr w:rsidR="00502472" w:rsidRPr="00E96506" w14:paraId="7F8157E7" w14:textId="77777777" w:rsidTr="00F479FB">
        <w:tblPrEx>
          <w:tblCellMar>
            <w:left w:w="108" w:type="dxa"/>
            <w:right w:w="108" w:type="dxa"/>
          </w:tblCellMar>
        </w:tblPrEx>
        <w:trPr>
          <w:trHeight w:val="290"/>
        </w:trPr>
        <w:tc>
          <w:tcPr>
            <w:tcW w:w="889" w:type="dxa"/>
            <w:shd w:val="clear" w:color="auto" w:fill="auto"/>
            <w:noWrap/>
            <w:hideMark/>
          </w:tcPr>
          <w:p w14:paraId="02CF04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665</w:t>
            </w:r>
          </w:p>
        </w:tc>
        <w:tc>
          <w:tcPr>
            <w:tcW w:w="4326" w:type="dxa"/>
            <w:shd w:val="clear" w:color="auto" w:fill="auto"/>
            <w:noWrap/>
            <w:hideMark/>
          </w:tcPr>
          <w:p w14:paraId="5AED683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Pine-White Pine Forest and Woodland</w:t>
            </w:r>
          </w:p>
        </w:tc>
        <w:tc>
          <w:tcPr>
            <w:tcW w:w="2340" w:type="dxa"/>
          </w:tcPr>
          <w:p w14:paraId="57A2D254" w14:textId="77777777"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resinosa</w:t>
            </w:r>
            <w:proofErr w:type="spellEnd"/>
          </w:p>
          <w:p w14:paraId="617F1998" w14:textId="7327C4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P. </w:t>
            </w:r>
            <w:proofErr w:type="spellStart"/>
            <w:r w:rsidRPr="00072C5F">
              <w:rPr>
                <w:rFonts w:ascii="Calibri" w:eastAsia="Times New Roman" w:hAnsi="Calibri" w:cs="Calibri"/>
                <w:i/>
                <w:color w:val="000000"/>
              </w:rPr>
              <w:t>strobus</w:t>
            </w:r>
            <w:proofErr w:type="spellEnd"/>
          </w:p>
        </w:tc>
        <w:tc>
          <w:tcPr>
            <w:tcW w:w="1082" w:type="dxa"/>
            <w:shd w:val="clear" w:color="auto" w:fill="auto"/>
            <w:noWrap/>
            <w:hideMark/>
          </w:tcPr>
          <w:p w14:paraId="60C3D029" w14:textId="05BDE82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0.096%</w:t>
            </w:r>
          </w:p>
        </w:tc>
        <w:tc>
          <w:tcPr>
            <w:tcW w:w="1627" w:type="dxa"/>
            <w:shd w:val="clear" w:color="auto" w:fill="auto"/>
            <w:noWrap/>
            <w:hideMark/>
          </w:tcPr>
          <w:p w14:paraId="53159E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229</w:t>
            </w:r>
          </w:p>
        </w:tc>
      </w:tr>
      <w:tr w:rsidR="00502472" w:rsidRPr="00E96506" w14:paraId="1FC23A88" w14:textId="77777777" w:rsidTr="00F479FB">
        <w:tblPrEx>
          <w:tblCellMar>
            <w:left w:w="108" w:type="dxa"/>
            <w:right w:w="108" w:type="dxa"/>
          </w:tblCellMar>
        </w:tblPrEx>
        <w:trPr>
          <w:trHeight w:val="290"/>
        </w:trPr>
        <w:tc>
          <w:tcPr>
            <w:tcW w:w="889" w:type="dxa"/>
            <w:shd w:val="clear" w:color="auto" w:fill="auto"/>
            <w:noWrap/>
            <w:hideMark/>
          </w:tcPr>
          <w:p w14:paraId="20162C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628</w:t>
            </w:r>
          </w:p>
        </w:tc>
        <w:tc>
          <w:tcPr>
            <w:tcW w:w="4326" w:type="dxa"/>
            <w:shd w:val="clear" w:color="auto" w:fill="auto"/>
            <w:noWrap/>
            <w:hideMark/>
          </w:tcPr>
          <w:p w14:paraId="0DBFE1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Mahogany Woodland and Shrubland</w:t>
            </w:r>
          </w:p>
        </w:tc>
        <w:tc>
          <w:tcPr>
            <w:tcW w:w="2340" w:type="dxa"/>
          </w:tcPr>
          <w:p w14:paraId="4E987BE8" w14:textId="60CE47BA"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Cercocarpus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1537C900" w14:textId="6405D3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0.089%</w:t>
            </w:r>
          </w:p>
        </w:tc>
        <w:tc>
          <w:tcPr>
            <w:tcW w:w="1627" w:type="dxa"/>
            <w:shd w:val="clear" w:color="auto" w:fill="auto"/>
            <w:noWrap/>
            <w:hideMark/>
          </w:tcPr>
          <w:p w14:paraId="1826B3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2E1655B2" w14:textId="77777777" w:rsidTr="00F479FB">
        <w:tblPrEx>
          <w:tblCellMar>
            <w:left w:w="108" w:type="dxa"/>
            <w:right w:w="108" w:type="dxa"/>
          </w:tblCellMar>
        </w:tblPrEx>
        <w:trPr>
          <w:trHeight w:val="290"/>
        </w:trPr>
        <w:tc>
          <w:tcPr>
            <w:tcW w:w="889" w:type="dxa"/>
            <w:shd w:val="clear" w:color="auto" w:fill="auto"/>
            <w:noWrap/>
            <w:hideMark/>
          </w:tcPr>
          <w:p w14:paraId="794C29E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657</w:t>
            </w:r>
          </w:p>
        </w:tc>
        <w:tc>
          <w:tcPr>
            <w:tcW w:w="4326" w:type="dxa"/>
            <w:shd w:val="clear" w:color="auto" w:fill="auto"/>
            <w:noWrap/>
            <w:hideMark/>
          </w:tcPr>
          <w:p w14:paraId="79EF789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Cypress</w:t>
            </w:r>
          </w:p>
        </w:tc>
        <w:tc>
          <w:tcPr>
            <w:tcW w:w="2340" w:type="dxa"/>
          </w:tcPr>
          <w:p w14:paraId="1CEE9231" w14:textId="4F8D40FF"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Taxodium distichum</w:t>
            </w:r>
          </w:p>
        </w:tc>
        <w:tc>
          <w:tcPr>
            <w:tcW w:w="1082" w:type="dxa"/>
            <w:shd w:val="clear" w:color="auto" w:fill="auto"/>
            <w:noWrap/>
            <w:hideMark/>
          </w:tcPr>
          <w:p w14:paraId="72F27A18" w14:textId="4AD65E5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0.053%</w:t>
            </w:r>
          </w:p>
        </w:tc>
        <w:tc>
          <w:tcPr>
            <w:tcW w:w="1627" w:type="dxa"/>
            <w:shd w:val="clear" w:color="auto" w:fill="auto"/>
            <w:noWrap/>
            <w:hideMark/>
          </w:tcPr>
          <w:p w14:paraId="5B42D5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55</w:t>
            </w:r>
          </w:p>
        </w:tc>
      </w:tr>
      <w:tr w:rsidR="00502472" w:rsidRPr="00E96506" w14:paraId="3A8BD0F4" w14:textId="77777777" w:rsidTr="00F479FB">
        <w:tblPrEx>
          <w:tblCellMar>
            <w:left w:w="108" w:type="dxa"/>
            <w:right w:w="108" w:type="dxa"/>
          </w:tblCellMar>
        </w:tblPrEx>
        <w:trPr>
          <w:trHeight w:val="290"/>
        </w:trPr>
        <w:tc>
          <w:tcPr>
            <w:tcW w:w="889" w:type="dxa"/>
            <w:shd w:val="clear" w:color="auto" w:fill="auto"/>
            <w:noWrap/>
            <w:hideMark/>
          </w:tcPr>
          <w:p w14:paraId="29E24A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695</w:t>
            </w:r>
          </w:p>
        </w:tc>
        <w:tc>
          <w:tcPr>
            <w:tcW w:w="4326" w:type="dxa"/>
            <w:shd w:val="clear" w:color="auto" w:fill="auto"/>
            <w:noWrap/>
            <w:hideMark/>
          </w:tcPr>
          <w:p w14:paraId="6956E35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Virginia Pine Forest</w:t>
            </w:r>
          </w:p>
        </w:tc>
        <w:tc>
          <w:tcPr>
            <w:tcW w:w="2340" w:type="dxa"/>
          </w:tcPr>
          <w:p w14:paraId="33BA03D8" w14:textId="27E87A8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virginiana</w:t>
            </w:r>
          </w:p>
        </w:tc>
        <w:tc>
          <w:tcPr>
            <w:tcW w:w="1082" w:type="dxa"/>
            <w:shd w:val="clear" w:color="auto" w:fill="auto"/>
            <w:noWrap/>
            <w:hideMark/>
          </w:tcPr>
          <w:p w14:paraId="455BCE41" w14:textId="076B201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0.049%</w:t>
            </w:r>
          </w:p>
        </w:tc>
        <w:tc>
          <w:tcPr>
            <w:tcW w:w="1627" w:type="dxa"/>
            <w:shd w:val="clear" w:color="auto" w:fill="auto"/>
            <w:noWrap/>
            <w:hideMark/>
          </w:tcPr>
          <w:p w14:paraId="6E046B0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84</w:t>
            </w:r>
          </w:p>
        </w:tc>
      </w:tr>
      <w:tr w:rsidR="00502472" w:rsidRPr="00E96506" w14:paraId="7B1DA25E" w14:textId="77777777" w:rsidTr="00F479FB">
        <w:tblPrEx>
          <w:tblCellMar>
            <w:left w:w="108" w:type="dxa"/>
            <w:right w:w="108" w:type="dxa"/>
          </w:tblCellMar>
        </w:tblPrEx>
        <w:trPr>
          <w:trHeight w:val="290"/>
        </w:trPr>
        <w:tc>
          <w:tcPr>
            <w:tcW w:w="889" w:type="dxa"/>
            <w:shd w:val="clear" w:color="auto" w:fill="auto"/>
            <w:noWrap/>
            <w:hideMark/>
          </w:tcPr>
          <w:p w14:paraId="20DBE4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659</w:t>
            </w:r>
          </w:p>
        </w:tc>
        <w:tc>
          <w:tcPr>
            <w:tcW w:w="4326" w:type="dxa"/>
            <w:shd w:val="clear" w:color="auto" w:fill="auto"/>
            <w:noWrap/>
            <w:hideMark/>
          </w:tcPr>
          <w:p w14:paraId="2EDDB81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Bur Oak Woodland and Savanna</w:t>
            </w:r>
          </w:p>
        </w:tc>
        <w:tc>
          <w:tcPr>
            <w:tcW w:w="2340" w:type="dxa"/>
          </w:tcPr>
          <w:p w14:paraId="5C563B2F" w14:textId="5CCE1306"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Quercus </w:t>
            </w:r>
            <w:proofErr w:type="spellStart"/>
            <w:r w:rsidRPr="00072C5F">
              <w:rPr>
                <w:rFonts w:ascii="Calibri" w:eastAsia="Times New Roman" w:hAnsi="Calibri" w:cs="Calibri"/>
                <w:i/>
                <w:color w:val="000000"/>
              </w:rPr>
              <w:t>macrocarpa</w:t>
            </w:r>
            <w:proofErr w:type="spellEnd"/>
          </w:p>
        </w:tc>
        <w:tc>
          <w:tcPr>
            <w:tcW w:w="1082" w:type="dxa"/>
            <w:shd w:val="clear" w:color="auto" w:fill="auto"/>
            <w:noWrap/>
            <w:hideMark/>
          </w:tcPr>
          <w:p w14:paraId="0AED3E61" w14:textId="02323CE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A7EBCC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71</w:t>
            </w:r>
          </w:p>
        </w:tc>
      </w:tr>
      <w:tr w:rsidR="00502472" w:rsidRPr="00E96506" w14:paraId="78AD1051" w14:textId="77777777" w:rsidTr="00F479FB">
        <w:tblPrEx>
          <w:tblCellMar>
            <w:left w:w="108" w:type="dxa"/>
            <w:right w:w="108" w:type="dxa"/>
          </w:tblCellMar>
        </w:tblPrEx>
        <w:trPr>
          <w:trHeight w:val="290"/>
        </w:trPr>
        <w:tc>
          <w:tcPr>
            <w:tcW w:w="889" w:type="dxa"/>
            <w:shd w:val="clear" w:color="auto" w:fill="auto"/>
            <w:noWrap/>
            <w:hideMark/>
          </w:tcPr>
          <w:p w14:paraId="3AEADC3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656</w:t>
            </w:r>
          </w:p>
        </w:tc>
        <w:tc>
          <w:tcPr>
            <w:tcW w:w="4326" w:type="dxa"/>
            <w:shd w:val="clear" w:color="auto" w:fill="auto"/>
            <w:noWrap/>
            <w:hideMark/>
          </w:tcPr>
          <w:p w14:paraId="5F0E414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Texas Live Oak</w:t>
            </w:r>
          </w:p>
        </w:tc>
        <w:tc>
          <w:tcPr>
            <w:tcW w:w="2340" w:type="dxa"/>
          </w:tcPr>
          <w:p w14:paraId="15E68545" w14:textId="21FB084A"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fusiformis</w:t>
            </w:r>
          </w:p>
        </w:tc>
        <w:tc>
          <w:tcPr>
            <w:tcW w:w="1082" w:type="dxa"/>
            <w:shd w:val="clear" w:color="auto" w:fill="auto"/>
            <w:noWrap/>
            <w:hideMark/>
          </w:tcPr>
          <w:p w14:paraId="40EC30B1" w14:textId="732963C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014CA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236</w:t>
            </w:r>
          </w:p>
        </w:tc>
      </w:tr>
      <w:tr w:rsidR="00502472" w:rsidRPr="00E96506" w14:paraId="18F96089" w14:textId="77777777" w:rsidTr="00F479FB">
        <w:tblPrEx>
          <w:tblCellMar>
            <w:left w:w="108" w:type="dxa"/>
            <w:right w:w="108" w:type="dxa"/>
          </w:tblCellMar>
        </w:tblPrEx>
        <w:trPr>
          <w:trHeight w:val="290"/>
        </w:trPr>
        <w:tc>
          <w:tcPr>
            <w:tcW w:w="889" w:type="dxa"/>
            <w:shd w:val="clear" w:color="auto" w:fill="auto"/>
            <w:noWrap/>
            <w:hideMark/>
          </w:tcPr>
          <w:p w14:paraId="2257F13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686</w:t>
            </w:r>
          </w:p>
        </w:tc>
        <w:tc>
          <w:tcPr>
            <w:tcW w:w="4326" w:type="dxa"/>
            <w:shd w:val="clear" w:color="auto" w:fill="auto"/>
            <w:noWrap/>
            <w:hideMark/>
          </w:tcPr>
          <w:p w14:paraId="22CE3D6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Pitch Pine Woodlands</w:t>
            </w:r>
          </w:p>
        </w:tc>
        <w:tc>
          <w:tcPr>
            <w:tcW w:w="2340" w:type="dxa"/>
          </w:tcPr>
          <w:p w14:paraId="7B0EF675" w14:textId="1CDC9BB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Pinus </w:t>
            </w:r>
            <w:proofErr w:type="spellStart"/>
            <w:r w:rsidRPr="00072C5F">
              <w:rPr>
                <w:rFonts w:ascii="Calibri" w:eastAsia="Times New Roman" w:hAnsi="Calibri" w:cs="Calibri"/>
                <w:i/>
                <w:color w:val="000000"/>
              </w:rPr>
              <w:t>rigida</w:t>
            </w:r>
            <w:proofErr w:type="spellEnd"/>
          </w:p>
        </w:tc>
        <w:tc>
          <w:tcPr>
            <w:tcW w:w="1082" w:type="dxa"/>
            <w:shd w:val="clear" w:color="auto" w:fill="auto"/>
            <w:noWrap/>
            <w:hideMark/>
          </w:tcPr>
          <w:p w14:paraId="5D1556A7" w14:textId="47935AC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0.033%</w:t>
            </w:r>
          </w:p>
        </w:tc>
        <w:tc>
          <w:tcPr>
            <w:tcW w:w="1627" w:type="dxa"/>
            <w:shd w:val="clear" w:color="auto" w:fill="auto"/>
            <w:noWrap/>
            <w:hideMark/>
          </w:tcPr>
          <w:p w14:paraId="16AA29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81</w:t>
            </w:r>
          </w:p>
        </w:tc>
      </w:tr>
      <w:tr w:rsidR="00502472" w:rsidRPr="00E96506" w14:paraId="524638E0" w14:textId="77777777" w:rsidTr="00F479FB">
        <w:tblPrEx>
          <w:tblCellMar>
            <w:left w:w="108" w:type="dxa"/>
            <w:right w:w="108" w:type="dxa"/>
          </w:tblCellMar>
        </w:tblPrEx>
        <w:trPr>
          <w:trHeight w:val="290"/>
        </w:trPr>
        <w:tc>
          <w:tcPr>
            <w:tcW w:w="889" w:type="dxa"/>
            <w:shd w:val="clear" w:color="auto" w:fill="auto"/>
            <w:noWrap/>
            <w:hideMark/>
          </w:tcPr>
          <w:p w14:paraId="31F9376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697</w:t>
            </w:r>
          </w:p>
        </w:tc>
        <w:tc>
          <w:tcPr>
            <w:tcW w:w="4326" w:type="dxa"/>
            <w:shd w:val="clear" w:color="auto" w:fill="auto"/>
            <w:noWrap/>
            <w:hideMark/>
          </w:tcPr>
          <w:p w14:paraId="40CFE0E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Loblolly Pine Forest and Woodland</w:t>
            </w:r>
          </w:p>
        </w:tc>
        <w:tc>
          <w:tcPr>
            <w:tcW w:w="2340" w:type="dxa"/>
          </w:tcPr>
          <w:p w14:paraId="32287B5D" w14:textId="5C3FA356"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Pinus </w:t>
            </w:r>
            <w:proofErr w:type="spellStart"/>
            <w:r w:rsidRPr="00072C5F">
              <w:rPr>
                <w:rFonts w:ascii="Calibri" w:eastAsia="Times New Roman" w:hAnsi="Calibri" w:cs="Calibri"/>
                <w:i/>
                <w:color w:val="000000"/>
              </w:rPr>
              <w:t>taeda</w:t>
            </w:r>
            <w:proofErr w:type="spellEnd"/>
          </w:p>
        </w:tc>
        <w:tc>
          <w:tcPr>
            <w:tcW w:w="1082" w:type="dxa"/>
            <w:shd w:val="clear" w:color="auto" w:fill="auto"/>
            <w:noWrap/>
            <w:hideMark/>
          </w:tcPr>
          <w:p w14:paraId="01F4FB3B" w14:textId="0811E9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0.024%</w:t>
            </w:r>
          </w:p>
        </w:tc>
        <w:tc>
          <w:tcPr>
            <w:tcW w:w="1627" w:type="dxa"/>
            <w:shd w:val="clear" w:color="auto" w:fill="auto"/>
            <w:noWrap/>
            <w:hideMark/>
          </w:tcPr>
          <w:p w14:paraId="2E56C81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1320</w:t>
            </w:r>
          </w:p>
        </w:tc>
      </w:tr>
      <w:tr w:rsidR="00502472" w:rsidRPr="00E96506" w14:paraId="3C99A379" w14:textId="77777777" w:rsidTr="00F479FB">
        <w:tblPrEx>
          <w:tblCellMar>
            <w:left w:w="108" w:type="dxa"/>
            <w:right w:w="108" w:type="dxa"/>
          </w:tblCellMar>
        </w:tblPrEx>
        <w:trPr>
          <w:trHeight w:val="290"/>
        </w:trPr>
        <w:tc>
          <w:tcPr>
            <w:tcW w:w="889" w:type="dxa"/>
            <w:shd w:val="clear" w:color="auto" w:fill="auto"/>
            <w:noWrap/>
            <w:hideMark/>
          </w:tcPr>
          <w:p w14:paraId="6B00CE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707</w:t>
            </w:r>
          </w:p>
        </w:tc>
        <w:tc>
          <w:tcPr>
            <w:tcW w:w="4326" w:type="dxa"/>
            <w:shd w:val="clear" w:color="auto" w:fill="auto"/>
            <w:noWrap/>
            <w:hideMark/>
          </w:tcPr>
          <w:p w14:paraId="18F193C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Introduced Upland Vegetation-Treed</w:t>
            </w:r>
          </w:p>
        </w:tc>
        <w:tc>
          <w:tcPr>
            <w:tcW w:w="2340" w:type="dxa"/>
          </w:tcPr>
          <w:p w14:paraId="75C39583"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06BED219" w14:textId="56116E5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0.021%</w:t>
            </w:r>
          </w:p>
        </w:tc>
        <w:tc>
          <w:tcPr>
            <w:tcW w:w="1627" w:type="dxa"/>
            <w:shd w:val="clear" w:color="auto" w:fill="auto"/>
            <w:noWrap/>
            <w:hideMark/>
          </w:tcPr>
          <w:p w14:paraId="618EC14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w:t>
            </w:r>
          </w:p>
        </w:tc>
      </w:tr>
      <w:tr w:rsidR="00502472" w:rsidRPr="00E96506" w14:paraId="4EA455D5" w14:textId="77777777" w:rsidTr="00F479FB">
        <w:tblPrEx>
          <w:tblCellMar>
            <w:left w:w="108" w:type="dxa"/>
            <w:right w:w="108" w:type="dxa"/>
          </w:tblCellMar>
        </w:tblPrEx>
        <w:trPr>
          <w:trHeight w:val="290"/>
        </w:trPr>
        <w:tc>
          <w:tcPr>
            <w:tcW w:w="889" w:type="dxa"/>
            <w:shd w:val="clear" w:color="auto" w:fill="auto"/>
            <w:noWrap/>
            <w:hideMark/>
          </w:tcPr>
          <w:p w14:paraId="6D213B4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679</w:t>
            </w:r>
          </w:p>
        </w:tc>
        <w:tc>
          <w:tcPr>
            <w:tcW w:w="4326" w:type="dxa"/>
            <w:shd w:val="clear" w:color="auto" w:fill="auto"/>
            <w:noWrap/>
            <w:hideMark/>
          </w:tcPr>
          <w:p w14:paraId="2EEB5F2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Maritime Forest</w:t>
            </w:r>
          </w:p>
        </w:tc>
        <w:tc>
          <w:tcPr>
            <w:tcW w:w="2340" w:type="dxa"/>
          </w:tcPr>
          <w:p w14:paraId="52CAAAF2"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16AEC8C5" w14:textId="6B4BB77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0.019%</w:t>
            </w:r>
          </w:p>
        </w:tc>
        <w:tc>
          <w:tcPr>
            <w:tcW w:w="1627" w:type="dxa"/>
            <w:shd w:val="clear" w:color="auto" w:fill="auto"/>
            <w:noWrap/>
            <w:hideMark/>
          </w:tcPr>
          <w:p w14:paraId="4A58E0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79</w:t>
            </w:r>
          </w:p>
        </w:tc>
      </w:tr>
      <w:tr w:rsidR="00502472" w:rsidRPr="00E96506" w14:paraId="005630EF" w14:textId="77777777" w:rsidTr="00F479FB">
        <w:tblPrEx>
          <w:tblCellMar>
            <w:left w:w="108" w:type="dxa"/>
            <w:right w:w="108" w:type="dxa"/>
          </w:tblCellMar>
        </w:tblPrEx>
        <w:trPr>
          <w:trHeight w:val="290"/>
        </w:trPr>
        <w:tc>
          <w:tcPr>
            <w:tcW w:w="889" w:type="dxa"/>
            <w:shd w:val="clear" w:color="auto" w:fill="auto"/>
            <w:noWrap/>
            <w:hideMark/>
          </w:tcPr>
          <w:p w14:paraId="117DA47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691</w:t>
            </w:r>
          </w:p>
        </w:tc>
        <w:tc>
          <w:tcPr>
            <w:tcW w:w="4326" w:type="dxa"/>
            <w:shd w:val="clear" w:color="auto" w:fill="auto"/>
            <w:noWrap/>
            <w:hideMark/>
          </w:tcPr>
          <w:p w14:paraId="1C1C66F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Southern Scrub Oak</w:t>
            </w:r>
          </w:p>
        </w:tc>
        <w:tc>
          <w:tcPr>
            <w:tcW w:w="2340" w:type="dxa"/>
          </w:tcPr>
          <w:p w14:paraId="3E2732D2" w14:textId="6A885780"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spp.</w:t>
            </w:r>
          </w:p>
        </w:tc>
        <w:tc>
          <w:tcPr>
            <w:tcW w:w="1082" w:type="dxa"/>
            <w:shd w:val="clear" w:color="auto" w:fill="auto"/>
            <w:noWrap/>
            <w:hideMark/>
          </w:tcPr>
          <w:p w14:paraId="08A7E35C" w14:textId="440CE7D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0.004%</w:t>
            </w:r>
          </w:p>
        </w:tc>
        <w:tc>
          <w:tcPr>
            <w:tcW w:w="1627" w:type="dxa"/>
            <w:shd w:val="clear" w:color="auto" w:fill="auto"/>
            <w:noWrap/>
            <w:hideMark/>
          </w:tcPr>
          <w:p w14:paraId="2BCA060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00F5D82F" w14:textId="77777777" w:rsidTr="00F479FB">
        <w:tblPrEx>
          <w:tblCellMar>
            <w:left w:w="108" w:type="dxa"/>
            <w:right w:w="108" w:type="dxa"/>
          </w:tblCellMar>
        </w:tblPrEx>
        <w:trPr>
          <w:trHeight w:val="290"/>
        </w:trPr>
        <w:tc>
          <w:tcPr>
            <w:tcW w:w="889" w:type="dxa"/>
            <w:shd w:val="clear" w:color="auto" w:fill="auto"/>
            <w:noWrap/>
            <w:hideMark/>
          </w:tcPr>
          <w:p w14:paraId="059FF4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672</w:t>
            </w:r>
          </w:p>
        </w:tc>
        <w:tc>
          <w:tcPr>
            <w:tcW w:w="4326" w:type="dxa"/>
            <w:shd w:val="clear" w:color="auto" w:fill="auto"/>
            <w:noWrap/>
            <w:hideMark/>
          </w:tcPr>
          <w:p w14:paraId="6460802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Hammocks</w:t>
            </w:r>
          </w:p>
        </w:tc>
        <w:tc>
          <w:tcPr>
            <w:tcW w:w="2340" w:type="dxa"/>
          </w:tcPr>
          <w:p w14:paraId="15813845" w14:textId="1F719CB4" w:rsidR="00072C5F" w:rsidRPr="00072C5F" w:rsidRDefault="00072C5F" w:rsidP="00072C5F">
            <w:pPr>
              <w:rPr>
                <w:rFonts w:ascii="Calibri" w:eastAsia="Times New Roman" w:hAnsi="Calibri" w:cs="Calibri"/>
                <w:i/>
                <w:color w:val="000000"/>
              </w:rPr>
            </w:pPr>
          </w:p>
        </w:tc>
        <w:tc>
          <w:tcPr>
            <w:tcW w:w="1082" w:type="dxa"/>
            <w:shd w:val="clear" w:color="auto" w:fill="auto"/>
            <w:noWrap/>
            <w:hideMark/>
          </w:tcPr>
          <w:p w14:paraId="65219D23" w14:textId="00D564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0.003%</w:t>
            </w:r>
          </w:p>
        </w:tc>
        <w:tc>
          <w:tcPr>
            <w:tcW w:w="1627" w:type="dxa"/>
            <w:shd w:val="clear" w:color="auto" w:fill="auto"/>
            <w:noWrap/>
            <w:hideMark/>
          </w:tcPr>
          <w:p w14:paraId="5596458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33</w:t>
            </w:r>
          </w:p>
        </w:tc>
      </w:tr>
      <w:tr w:rsidR="00502472" w:rsidRPr="00E96506" w14:paraId="36C9AC6A" w14:textId="77777777" w:rsidTr="00F479FB">
        <w:tblPrEx>
          <w:tblCellMar>
            <w:left w:w="108" w:type="dxa"/>
            <w:right w:w="108" w:type="dxa"/>
          </w:tblCellMar>
        </w:tblPrEx>
        <w:trPr>
          <w:trHeight w:val="290"/>
        </w:trPr>
        <w:tc>
          <w:tcPr>
            <w:tcW w:w="889" w:type="dxa"/>
            <w:shd w:val="clear" w:color="auto" w:fill="auto"/>
            <w:noWrap/>
            <w:hideMark/>
          </w:tcPr>
          <w:p w14:paraId="727346E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644</w:t>
            </w:r>
          </w:p>
        </w:tc>
        <w:tc>
          <w:tcPr>
            <w:tcW w:w="4326" w:type="dxa"/>
            <w:shd w:val="clear" w:color="auto" w:fill="auto"/>
            <w:noWrap/>
            <w:hideMark/>
          </w:tcPr>
          <w:p w14:paraId="4B7334B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Larch Forest and Woodland</w:t>
            </w:r>
          </w:p>
        </w:tc>
        <w:tc>
          <w:tcPr>
            <w:tcW w:w="2340" w:type="dxa"/>
          </w:tcPr>
          <w:p w14:paraId="72EB1C13" w14:textId="5F5EFC4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Larix</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occidentalis</w:t>
            </w:r>
            <w:proofErr w:type="spellEnd"/>
          </w:p>
        </w:tc>
        <w:tc>
          <w:tcPr>
            <w:tcW w:w="1082" w:type="dxa"/>
            <w:shd w:val="clear" w:color="auto" w:fill="auto"/>
            <w:noWrap/>
            <w:hideMark/>
          </w:tcPr>
          <w:p w14:paraId="1DB9B249" w14:textId="19587E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0.002%</w:t>
            </w:r>
          </w:p>
        </w:tc>
        <w:tc>
          <w:tcPr>
            <w:tcW w:w="1627" w:type="dxa"/>
            <w:shd w:val="clear" w:color="auto" w:fill="auto"/>
            <w:noWrap/>
            <w:hideMark/>
          </w:tcPr>
          <w:p w14:paraId="77F96CA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135</w:t>
            </w:r>
          </w:p>
        </w:tc>
      </w:tr>
    </w:tbl>
    <w:p w14:paraId="0430F308" w14:textId="71E83A71" w:rsidR="002D33D3" w:rsidRDefault="002D33D3" w:rsidP="002D33D3">
      <w:pPr>
        <w:rPr>
          <w:rFonts w:cstheme="minorHAnsi"/>
          <w:sz w:val="24"/>
          <w:szCs w:val="24"/>
        </w:rPr>
      </w:pPr>
    </w:p>
    <w:p w14:paraId="6A90079A" w14:textId="26E3F660" w:rsidR="00340A6B" w:rsidRDefault="00340A6B">
      <w:pPr>
        <w:spacing w:after="160" w:line="259" w:lineRule="auto"/>
      </w:pPr>
      <w:r>
        <w:br w:type="page"/>
      </w:r>
    </w:p>
    <w:p w14:paraId="126F854A" w14:textId="2268BD82" w:rsidR="646994A6" w:rsidRDefault="00340A6B">
      <w:r w:rsidRPr="001A76EB">
        <w:rPr>
          <w:b/>
        </w:rPr>
        <w:lastRenderedPageBreak/>
        <w:t>Table S2</w:t>
      </w:r>
      <w:r>
        <w:t xml:space="preserve">: Sampled LANDFIRE mapped fuels data to compare with EVT Group distributions. </w:t>
      </w:r>
      <w:commentRangeStart w:id="407"/>
      <w:r>
        <w:t>ADD ADDITIONAL METHODS HERE?</w:t>
      </w:r>
      <w:commentRangeEnd w:id="407"/>
      <w:r w:rsidR="005A495B">
        <w:rPr>
          <w:rStyle w:val="CommentReference"/>
        </w:rPr>
        <w:commentReference w:id="407"/>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170"/>
        <w:gridCol w:w="720"/>
        <w:gridCol w:w="830"/>
        <w:gridCol w:w="830"/>
        <w:gridCol w:w="2425"/>
        <w:gridCol w:w="2610"/>
      </w:tblGrid>
      <w:tr w:rsidR="001A76EB" w:rsidRPr="001A76EB" w14:paraId="098E9831" w14:textId="77777777" w:rsidTr="00224D0B">
        <w:trPr>
          <w:cantSplit/>
          <w:trHeight w:val="290"/>
          <w:tblHeader/>
        </w:trPr>
        <w:tc>
          <w:tcPr>
            <w:tcW w:w="1255" w:type="dxa"/>
            <w:shd w:val="clear" w:color="auto" w:fill="auto"/>
            <w:noWrap/>
            <w:hideMark/>
          </w:tcPr>
          <w:p w14:paraId="6483BBED" w14:textId="617E3AAF" w:rsidR="001A76EB" w:rsidRPr="001A76EB" w:rsidRDefault="001A76EB" w:rsidP="001A76EB">
            <w:pPr>
              <w:rPr>
                <w:rFonts w:ascii="Calibri" w:eastAsia="Times New Roman" w:hAnsi="Calibri" w:cs="Calibri"/>
                <w:b/>
                <w:bCs/>
                <w:color w:val="000000"/>
              </w:rPr>
            </w:pPr>
          </w:p>
        </w:tc>
        <w:tc>
          <w:tcPr>
            <w:tcW w:w="1170" w:type="dxa"/>
            <w:shd w:val="clear" w:color="auto" w:fill="auto"/>
            <w:noWrap/>
            <w:hideMark/>
          </w:tcPr>
          <w:p w14:paraId="2CCD52EF"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 xml:space="preserve">Fuel type </w:t>
            </w:r>
          </w:p>
        </w:tc>
        <w:tc>
          <w:tcPr>
            <w:tcW w:w="720" w:type="dxa"/>
            <w:shd w:val="clear" w:color="auto" w:fill="auto"/>
            <w:noWrap/>
            <w:hideMark/>
          </w:tcPr>
          <w:p w14:paraId="5BF35A83"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Q1</w:t>
            </w:r>
          </w:p>
        </w:tc>
        <w:tc>
          <w:tcPr>
            <w:tcW w:w="830" w:type="dxa"/>
            <w:shd w:val="clear" w:color="auto" w:fill="auto"/>
            <w:noWrap/>
            <w:hideMark/>
          </w:tcPr>
          <w:p w14:paraId="21E43C91"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Q2</w:t>
            </w:r>
          </w:p>
        </w:tc>
        <w:tc>
          <w:tcPr>
            <w:tcW w:w="830" w:type="dxa"/>
            <w:shd w:val="clear" w:color="auto" w:fill="auto"/>
            <w:noWrap/>
            <w:hideMark/>
          </w:tcPr>
          <w:p w14:paraId="4BF44C82"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Q3</w:t>
            </w:r>
          </w:p>
        </w:tc>
        <w:tc>
          <w:tcPr>
            <w:tcW w:w="2425" w:type="dxa"/>
            <w:shd w:val="clear" w:color="auto" w:fill="auto"/>
            <w:noWrap/>
            <w:hideMark/>
          </w:tcPr>
          <w:p w14:paraId="7627FC27"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FCCS value</w:t>
            </w:r>
          </w:p>
        </w:tc>
        <w:tc>
          <w:tcPr>
            <w:tcW w:w="2610" w:type="dxa"/>
            <w:shd w:val="clear" w:color="auto" w:fill="auto"/>
            <w:noWrap/>
            <w:hideMark/>
          </w:tcPr>
          <w:p w14:paraId="770157B4"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FLM</w:t>
            </w:r>
          </w:p>
        </w:tc>
      </w:tr>
      <w:tr w:rsidR="00224D0B" w:rsidRPr="001A76EB" w14:paraId="49CA35A2" w14:textId="77777777" w:rsidTr="00224D0B">
        <w:trPr>
          <w:trHeight w:val="290"/>
        </w:trPr>
        <w:tc>
          <w:tcPr>
            <w:tcW w:w="4805" w:type="dxa"/>
            <w:gridSpan w:val="5"/>
            <w:shd w:val="clear" w:color="auto" w:fill="auto"/>
            <w:noWrap/>
            <w:hideMark/>
          </w:tcPr>
          <w:p w14:paraId="1BB29102" w14:textId="6A6A8B57" w:rsidR="00224D0B" w:rsidRPr="001A76EB" w:rsidRDefault="00224D0B" w:rsidP="001A76EB">
            <w:pPr>
              <w:rPr>
                <w:rFonts w:ascii="Times New Roman" w:eastAsia="Times New Roman" w:hAnsi="Times New Roman" w:cs="Times New Roman"/>
                <w:sz w:val="20"/>
                <w:szCs w:val="20"/>
              </w:rPr>
            </w:pPr>
            <w:r w:rsidRPr="001A76EB">
              <w:rPr>
                <w:rFonts w:ascii="Calibri" w:eastAsia="Times New Roman" w:hAnsi="Calibri" w:cs="Calibri"/>
                <w:b/>
                <w:bCs/>
                <w:color w:val="000000"/>
              </w:rPr>
              <w:t>655 Beech-maple-basswood forest</w:t>
            </w:r>
          </w:p>
        </w:tc>
        <w:tc>
          <w:tcPr>
            <w:tcW w:w="2425" w:type="dxa"/>
            <w:shd w:val="clear" w:color="auto" w:fill="auto"/>
            <w:noWrap/>
          </w:tcPr>
          <w:p w14:paraId="2C71BD04" w14:textId="485B129C" w:rsidR="00224D0B" w:rsidRPr="001A76EB" w:rsidRDefault="00224D0B" w:rsidP="001A76EB">
            <w:pPr>
              <w:rPr>
                <w:rFonts w:ascii="Calibri" w:eastAsia="Times New Roman" w:hAnsi="Calibri" w:cs="Calibri"/>
                <w:color w:val="000000"/>
              </w:rPr>
            </w:pPr>
          </w:p>
        </w:tc>
        <w:tc>
          <w:tcPr>
            <w:tcW w:w="2610" w:type="dxa"/>
            <w:shd w:val="clear" w:color="auto" w:fill="auto"/>
            <w:noWrap/>
          </w:tcPr>
          <w:p w14:paraId="226CFA47" w14:textId="2139FAE6" w:rsidR="00224D0B" w:rsidRPr="001A76EB" w:rsidRDefault="00224D0B" w:rsidP="001A76EB">
            <w:pPr>
              <w:rPr>
                <w:rFonts w:ascii="Calibri" w:eastAsia="Times New Roman" w:hAnsi="Calibri" w:cs="Calibri"/>
                <w:color w:val="000000"/>
              </w:rPr>
            </w:pPr>
          </w:p>
        </w:tc>
      </w:tr>
      <w:tr w:rsidR="00224D0B" w:rsidRPr="001A76EB" w14:paraId="11ED6E87" w14:textId="77777777" w:rsidTr="00224D0B">
        <w:trPr>
          <w:trHeight w:val="290"/>
        </w:trPr>
        <w:tc>
          <w:tcPr>
            <w:tcW w:w="4805" w:type="dxa"/>
            <w:gridSpan w:val="5"/>
            <w:shd w:val="clear" w:color="auto" w:fill="auto"/>
            <w:noWrap/>
          </w:tcPr>
          <w:p w14:paraId="6EF5D78E" w14:textId="242AA4DD" w:rsidR="00224D0B" w:rsidRPr="001A76EB" w:rsidRDefault="00224D0B" w:rsidP="00224D0B">
            <w:pPr>
              <w:rPr>
                <w:rFonts w:ascii="Calibri" w:eastAsia="Times New Roman" w:hAnsi="Calibri" w:cs="Calibri"/>
                <w:color w:val="000000"/>
              </w:rPr>
            </w:pPr>
            <w:proofErr w:type="spellStart"/>
            <w:r w:rsidRPr="001A76EB">
              <w:rPr>
                <w:rFonts w:ascii="Calibri" w:eastAsia="Times New Roman" w:hAnsi="Calibri" w:cs="Calibri"/>
                <w:color w:val="000000"/>
              </w:rPr>
              <w:t>Cuivre</w:t>
            </w:r>
            <w:proofErr w:type="spellEnd"/>
            <w:r w:rsidRPr="001A76EB">
              <w:rPr>
                <w:rFonts w:ascii="Calibri" w:eastAsia="Times New Roman" w:hAnsi="Calibri" w:cs="Calibri"/>
                <w:color w:val="000000"/>
              </w:rPr>
              <w:t xml:space="preserve"> River State Park, MO</w:t>
            </w:r>
          </w:p>
        </w:tc>
        <w:tc>
          <w:tcPr>
            <w:tcW w:w="2425" w:type="dxa"/>
            <w:shd w:val="clear" w:color="auto" w:fill="auto"/>
            <w:noWrap/>
          </w:tcPr>
          <w:p w14:paraId="685B52E7" w14:textId="21E55A8B"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FB266: </w:t>
            </w:r>
            <w:r w:rsidRPr="001A76EB">
              <w:rPr>
                <w:rFonts w:ascii="Calibri" w:eastAsia="Times New Roman" w:hAnsi="Calibri" w:cs="Calibri"/>
                <w:color w:val="000000"/>
              </w:rPr>
              <w:t>Sugar maple-basswood forest</w:t>
            </w:r>
          </w:p>
        </w:tc>
        <w:tc>
          <w:tcPr>
            <w:tcW w:w="2610" w:type="dxa"/>
            <w:shd w:val="clear" w:color="auto" w:fill="auto"/>
            <w:noWrap/>
          </w:tcPr>
          <w:p w14:paraId="12884C8D" w14:textId="76CF4A61"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61AA9346" w14:textId="77777777" w:rsidTr="00224D0B">
        <w:trPr>
          <w:trHeight w:val="290"/>
        </w:trPr>
        <w:tc>
          <w:tcPr>
            <w:tcW w:w="1255" w:type="dxa"/>
            <w:shd w:val="clear" w:color="auto" w:fill="auto"/>
            <w:noWrap/>
            <w:hideMark/>
          </w:tcPr>
          <w:p w14:paraId="6D785866" w14:textId="4C093196"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CE425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176CA38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76.1</w:t>
            </w:r>
          </w:p>
        </w:tc>
        <w:tc>
          <w:tcPr>
            <w:tcW w:w="830" w:type="dxa"/>
            <w:shd w:val="clear" w:color="auto" w:fill="auto"/>
            <w:noWrap/>
            <w:hideMark/>
          </w:tcPr>
          <w:p w14:paraId="3DCB52A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121.69</w:t>
            </w:r>
          </w:p>
        </w:tc>
        <w:tc>
          <w:tcPr>
            <w:tcW w:w="830" w:type="dxa"/>
            <w:shd w:val="clear" w:color="auto" w:fill="auto"/>
            <w:noWrap/>
            <w:hideMark/>
          </w:tcPr>
          <w:p w14:paraId="3C2EC93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169.55</w:t>
            </w:r>
          </w:p>
        </w:tc>
        <w:tc>
          <w:tcPr>
            <w:tcW w:w="2425" w:type="dxa"/>
            <w:shd w:val="clear" w:color="auto" w:fill="auto"/>
            <w:noWrap/>
            <w:hideMark/>
          </w:tcPr>
          <w:p w14:paraId="69EA99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105.1</w:t>
            </w:r>
          </w:p>
        </w:tc>
        <w:tc>
          <w:tcPr>
            <w:tcW w:w="2610" w:type="dxa"/>
            <w:shd w:val="clear" w:color="auto" w:fill="auto"/>
            <w:noWrap/>
            <w:hideMark/>
          </w:tcPr>
          <w:p w14:paraId="681DFE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41BE241C" w14:textId="77777777" w:rsidTr="00224D0B">
        <w:trPr>
          <w:trHeight w:val="290"/>
        </w:trPr>
        <w:tc>
          <w:tcPr>
            <w:tcW w:w="1255" w:type="dxa"/>
            <w:shd w:val="clear" w:color="auto" w:fill="auto"/>
            <w:noWrap/>
            <w:hideMark/>
          </w:tcPr>
          <w:p w14:paraId="67E0BE1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3EA6EFF"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43B10E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2.45</w:t>
            </w:r>
          </w:p>
        </w:tc>
        <w:tc>
          <w:tcPr>
            <w:tcW w:w="830" w:type="dxa"/>
            <w:shd w:val="clear" w:color="auto" w:fill="auto"/>
            <w:noWrap/>
            <w:hideMark/>
          </w:tcPr>
          <w:p w14:paraId="7A7D3A8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hideMark/>
          </w:tcPr>
          <w:p w14:paraId="313BB94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12.89</w:t>
            </w:r>
          </w:p>
        </w:tc>
        <w:tc>
          <w:tcPr>
            <w:tcW w:w="2425" w:type="dxa"/>
            <w:shd w:val="clear" w:color="auto" w:fill="auto"/>
            <w:noWrap/>
            <w:hideMark/>
          </w:tcPr>
          <w:p w14:paraId="5B40412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w:t>
            </w:r>
          </w:p>
        </w:tc>
        <w:tc>
          <w:tcPr>
            <w:tcW w:w="2610" w:type="dxa"/>
            <w:shd w:val="clear" w:color="auto" w:fill="auto"/>
            <w:noWrap/>
            <w:hideMark/>
          </w:tcPr>
          <w:p w14:paraId="4B100C8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E057ED5" w14:textId="77777777" w:rsidTr="00224D0B">
        <w:trPr>
          <w:trHeight w:val="290"/>
        </w:trPr>
        <w:tc>
          <w:tcPr>
            <w:tcW w:w="1255" w:type="dxa"/>
            <w:shd w:val="clear" w:color="auto" w:fill="auto"/>
            <w:noWrap/>
            <w:hideMark/>
          </w:tcPr>
          <w:p w14:paraId="367C2A6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7472C9" w14:textId="331387BE"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12646509" w14:textId="0F4B4A2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6.47</w:t>
            </w:r>
          </w:p>
        </w:tc>
        <w:tc>
          <w:tcPr>
            <w:tcW w:w="830" w:type="dxa"/>
            <w:shd w:val="clear" w:color="auto" w:fill="auto"/>
            <w:noWrap/>
          </w:tcPr>
          <w:p w14:paraId="3084BFD8" w14:textId="5668BA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9.32</w:t>
            </w:r>
          </w:p>
        </w:tc>
        <w:tc>
          <w:tcPr>
            <w:tcW w:w="830" w:type="dxa"/>
            <w:shd w:val="clear" w:color="auto" w:fill="auto"/>
            <w:noWrap/>
          </w:tcPr>
          <w:p w14:paraId="6FC0966F" w14:textId="0AD99F2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13.28</w:t>
            </w:r>
          </w:p>
        </w:tc>
        <w:tc>
          <w:tcPr>
            <w:tcW w:w="2425" w:type="dxa"/>
            <w:shd w:val="clear" w:color="auto" w:fill="auto"/>
            <w:noWrap/>
          </w:tcPr>
          <w:p w14:paraId="4A581FC7" w14:textId="59BB539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2.79</w:t>
            </w:r>
          </w:p>
        </w:tc>
        <w:tc>
          <w:tcPr>
            <w:tcW w:w="2610" w:type="dxa"/>
            <w:shd w:val="clear" w:color="auto" w:fill="auto"/>
            <w:noWrap/>
          </w:tcPr>
          <w:p w14:paraId="31C7EE16" w14:textId="0282991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5CF18383" w14:textId="77777777" w:rsidTr="00224D0B">
        <w:trPr>
          <w:trHeight w:val="290"/>
        </w:trPr>
        <w:tc>
          <w:tcPr>
            <w:tcW w:w="1255" w:type="dxa"/>
            <w:shd w:val="clear" w:color="auto" w:fill="auto"/>
            <w:noWrap/>
            <w:hideMark/>
          </w:tcPr>
          <w:p w14:paraId="13DF9E1A"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04C1146E" w14:textId="626FC77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E397049" w14:textId="754471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7C95A6CA" w14:textId="5DBD88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5.69</w:t>
            </w:r>
          </w:p>
        </w:tc>
        <w:tc>
          <w:tcPr>
            <w:tcW w:w="830" w:type="dxa"/>
            <w:shd w:val="clear" w:color="auto" w:fill="auto"/>
            <w:noWrap/>
          </w:tcPr>
          <w:p w14:paraId="142C8068" w14:textId="4B23B11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17.01</w:t>
            </w:r>
          </w:p>
        </w:tc>
        <w:tc>
          <w:tcPr>
            <w:tcW w:w="2425" w:type="dxa"/>
            <w:shd w:val="clear" w:color="auto" w:fill="auto"/>
            <w:noWrap/>
          </w:tcPr>
          <w:p w14:paraId="0A46D45A" w14:textId="334DB08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7.2</w:t>
            </w:r>
          </w:p>
        </w:tc>
        <w:tc>
          <w:tcPr>
            <w:tcW w:w="2610" w:type="dxa"/>
            <w:shd w:val="clear" w:color="auto" w:fill="auto"/>
            <w:noWrap/>
          </w:tcPr>
          <w:p w14:paraId="5A4D2782" w14:textId="4678DC9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2C83032B" w14:textId="77777777" w:rsidTr="00224D0B">
        <w:trPr>
          <w:trHeight w:val="290"/>
        </w:trPr>
        <w:tc>
          <w:tcPr>
            <w:tcW w:w="4805" w:type="dxa"/>
            <w:gridSpan w:val="5"/>
            <w:shd w:val="clear" w:color="auto" w:fill="auto"/>
            <w:noWrap/>
            <w:hideMark/>
          </w:tcPr>
          <w:p w14:paraId="7BC24C4D" w14:textId="46E3C55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682 Yellow birch-sugar maple forest</w:t>
            </w:r>
          </w:p>
        </w:tc>
        <w:tc>
          <w:tcPr>
            <w:tcW w:w="2425" w:type="dxa"/>
            <w:shd w:val="clear" w:color="auto" w:fill="auto"/>
            <w:noWrap/>
          </w:tcPr>
          <w:p w14:paraId="67F620A1" w14:textId="00E83AC3" w:rsidR="00224D0B" w:rsidRPr="001A76EB" w:rsidRDefault="00224D0B" w:rsidP="00224D0B">
            <w:pPr>
              <w:rPr>
                <w:rFonts w:ascii="Calibri" w:eastAsia="Times New Roman" w:hAnsi="Calibri" w:cs="Calibri"/>
                <w:color w:val="000000"/>
              </w:rPr>
            </w:pPr>
          </w:p>
        </w:tc>
        <w:tc>
          <w:tcPr>
            <w:tcW w:w="2610" w:type="dxa"/>
            <w:shd w:val="clear" w:color="auto" w:fill="auto"/>
            <w:noWrap/>
          </w:tcPr>
          <w:p w14:paraId="684EA7AA" w14:textId="1CCD093D" w:rsidR="00224D0B" w:rsidRPr="001A76EB" w:rsidRDefault="00224D0B" w:rsidP="00224D0B">
            <w:pPr>
              <w:jc w:val="right"/>
              <w:rPr>
                <w:rFonts w:ascii="Calibri" w:eastAsia="Times New Roman" w:hAnsi="Calibri" w:cs="Calibri"/>
                <w:color w:val="000000"/>
              </w:rPr>
            </w:pPr>
          </w:p>
        </w:tc>
      </w:tr>
      <w:tr w:rsidR="00224D0B" w:rsidRPr="001A76EB" w14:paraId="4B977C21" w14:textId="77777777" w:rsidTr="00224D0B">
        <w:trPr>
          <w:trHeight w:val="290"/>
        </w:trPr>
        <w:tc>
          <w:tcPr>
            <w:tcW w:w="4805" w:type="dxa"/>
            <w:gridSpan w:val="5"/>
            <w:shd w:val="clear" w:color="auto" w:fill="auto"/>
            <w:noWrap/>
            <w:hideMark/>
          </w:tcPr>
          <w:p w14:paraId="6AF5F5F1" w14:textId="1848A87E"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Harvard Forest, MA</w:t>
            </w:r>
          </w:p>
        </w:tc>
        <w:tc>
          <w:tcPr>
            <w:tcW w:w="2425" w:type="dxa"/>
            <w:shd w:val="clear" w:color="auto" w:fill="auto"/>
            <w:noWrap/>
          </w:tcPr>
          <w:p w14:paraId="78E8FE9B" w14:textId="1BBA859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FB110: </w:t>
            </w:r>
            <w:r w:rsidRPr="001A76EB">
              <w:rPr>
                <w:rFonts w:ascii="Calibri" w:eastAsia="Times New Roman" w:hAnsi="Calibri" w:cs="Calibri"/>
                <w:color w:val="000000"/>
              </w:rPr>
              <w:t>American beech-yellow birch-sugar maple forest</w:t>
            </w:r>
          </w:p>
        </w:tc>
        <w:tc>
          <w:tcPr>
            <w:tcW w:w="2610" w:type="dxa"/>
            <w:shd w:val="clear" w:color="auto" w:fill="auto"/>
            <w:noWrap/>
          </w:tcPr>
          <w:p w14:paraId="1D7C7B6B" w14:textId="5DA2F147"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31: </w:t>
            </w:r>
            <w:r w:rsidRPr="001A76EB">
              <w:rPr>
                <w:rFonts w:ascii="Calibri" w:eastAsia="Times New Roman" w:hAnsi="Calibri" w:cs="Calibri"/>
                <w:color w:val="000000"/>
              </w:rPr>
              <w:t>Moderate litter, light duff, light logs</w:t>
            </w:r>
          </w:p>
        </w:tc>
      </w:tr>
      <w:tr w:rsidR="00224D0B" w:rsidRPr="001A76EB" w14:paraId="01A225D7" w14:textId="77777777" w:rsidTr="00224D0B">
        <w:trPr>
          <w:trHeight w:val="290"/>
        </w:trPr>
        <w:tc>
          <w:tcPr>
            <w:tcW w:w="1255" w:type="dxa"/>
            <w:shd w:val="clear" w:color="auto" w:fill="auto"/>
            <w:noWrap/>
            <w:hideMark/>
          </w:tcPr>
          <w:p w14:paraId="0D81EA0A"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BFC3243"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252109C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87.23</w:t>
            </w:r>
          </w:p>
        </w:tc>
        <w:tc>
          <w:tcPr>
            <w:tcW w:w="830" w:type="dxa"/>
            <w:shd w:val="clear" w:color="auto" w:fill="auto"/>
            <w:noWrap/>
            <w:hideMark/>
          </w:tcPr>
          <w:p w14:paraId="7F80340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127.16</w:t>
            </w:r>
          </w:p>
        </w:tc>
        <w:tc>
          <w:tcPr>
            <w:tcW w:w="830" w:type="dxa"/>
            <w:shd w:val="clear" w:color="auto" w:fill="auto"/>
            <w:noWrap/>
            <w:hideMark/>
          </w:tcPr>
          <w:p w14:paraId="74583D70"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176</w:t>
            </w:r>
          </w:p>
        </w:tc>
        <w:tc>
          <w:tcPr>
            <w:tcW w:w="2425" w:type="dxa"/>
            <w:shd w:val="clear" w:color="auto" w:fill="auto"/>
            <w:noWrap/>
            <w:hideMark/>
          </w:tcPr>
          <w:p w14:paraId="7839F6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120.2</w:t>
            </w:r>
          </w:p>
        </w:tc>
        <w:tc>
          <w:tcPr>
            <w:tcW w:w="2610" w:type="dxa"/>
            <w:shd w:val="clear" w:color="auto" w:fill="auto"/>
            <w:noWrap/>
            <w:hideMark/>
          </w:tcPr>
          <w:p w14:paraId="62B9814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04D9268B" w14:textId="77777777" w:rsidTr="00224D0B">
        <w:trPr>
          <w:trHeight w:val="290"/>
        </w:trPr>
        <w:tc>
          <w:tcPr>
            <w:tcW w:w="1255" w:type="dxa"/>
            <w:shd w:val="clear" w:color="auto" w:fill="auto"/>
            <w:noWrap/>
            <w:hideMark/>
          </w:tcPr>
          <w:p w14:paraId="44926B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03E178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91A422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3.53</w:t>
            </w:r>
          </w:p>
        </w:tc>
        <w:tc>
          <w:tcPr>
            <w:tcW w:w="830" w:type="dxa"/>
            <w:shd w:val="clear" w:color="auto" w:fill="auto"/>
            <w:noWrap/>
            <w:hideMark/>
          </w:tcPr>
          <w:p w14:paraId="6F67D7E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7.42</w:t>
            </w:r>
          </w:p>
        </w:tc>
        <w:tc>
          <w:tcPr>
            <w:tcW w:w="830" w:type="dxa"/>
            <w:shd w:val="clear" w:color="auto" w:fill="auto"/>
            <w:noWrap/>
            <w:hideMark/>
          </w:tcPr>
          <w:p w14:paraId="7DD1E88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13.44</w:t>
            </w:r>
          </w:p>
        </w:tc>
        <w:tc>
          <w:tcPr>
            <w:tcW w:w="2425" w:type="dxa"/>
            <w:shd w:val="clear" w:color="auto" w:fill="auto"/>
            <w:noWrap/>
            <w:hideMark/>
          </w:tcPr>
          <w:p w14:paraId="78D2140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hideMark/>
          </w:tcPr>
          <w:p w14:paraId="2E58198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3288A9D6" w14:textId="77777777" w:rsidTr="00224D0B">
        <w:trPr>
          <w:trHeight w:val="290"/>
        </w:trPr>
        <w:tc>
          <w:tcPr>
            <w:tcW w:w="1255" w:type="dxa"/>
            <w:shd w:val="clear" w:color="auto" w:fill="auto"/>
            <w:noWrap/>
            <w:hideMark/>
          </w:tcPr>
          <w:p w14:paraId="19A860B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B9210A2" w14:textId="370D6345"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5D9508BE" w14:textId="17A60CB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5.85</w:t>
            </w:r>
          </w:p>
        </w:tc>
        <w:tc>
          <w:tcPr>
            <w:tcW w:w="830" w:type="dxa"/>
            <w:shd w:val="clear" w:color="auto" w:fill="auto"/>
            <w:noWrap/>
          </w:tcPr>
          <w:p w14:paraId="397D3E76" w14:textId="58424FE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8.85</w:t>
            </w:r>
          </w:p>
        </w:tc>
        <w:tc>
          <w:tcPr>
            <w:tcW w:w="830" w:type="dxa"/>
            <w:shd w:val="clear" w:color="auto" w:fill="auto"/>
            <w:noWrap/>
          </w:tcPr>
          <w:p w14:paraId="14D1FBC1" w14:textId="030003B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w:t>
            </w:r>
          </w:p>
        </w:tc>
        <w:tc>
          <w:tcPr>
            <w:tcW w:w="2425" w:type="dxa"/>
            <w:shd w:val="clear" w:color="auto" w:fill="auto"/>
            <w:noWrap/>
          </w:tcPr>
          <w:p w14:paraId="56B3C825" w14:textId="329B898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2.95</w:t>
            </w:r>
          </w:p>
        </w:tc>
        <w:tc>
          <w:tcPr>
            <w:tcW w:w="2610" w:type="dxa"/>
            <w:shd w:val="clear" w:color="auto" w:fill="auto"/>
            <w:noWrap/>
          </w:tcPr>
          <w:p w14:paraId="4A1213A6" w14:textId="13F7D82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08E4753F" w14:textId="77777777" w:rsidTr="00224D0B">
        <w:trPr>
          <w:trHeight w:val="290"/>
        </w:trPr>
        <w:tc>
          <w:tcPr>
            <w:tcW w:w="1255" w:type="dxa"/>
            <w:shd w:val="clear" w:color="auto" w:fill="auto"/>
            <w:noWrap/>
            <w:hideMark/>
          </w:tcPr>
          <w:p w14:paraId="3FE84B1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D965F3E" w14:textId="03EACD6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1CD0A0D9" w14:textId="61D6800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6.22</w:t>
            </w:r>
          </w:p>
        </w:tc>
        <w:tc>
          <w:tcPr>
            <w:tcW w:w="830" w:type="dxa"/>
            <w:shd w:val="clear" w:color="auto" w:fill="auto"/>
            <w:noWrap/>
          </w:tcPr>
          <w:p w14:paraId="0AB757B6" w14:textId="7CFA21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17.93</w:t>
            </w:r>
          </w:p>
        </w:tc>
        <w:tc>
          <w:tcPr>
            <w:tcW w:w="830" w:type="dxa"/>
            <w:shd w:val="clear" w:color="auto" w:fill="auto"/>
            <w:noWrap/>
          </w:tcPr>
          <w:p w14:paraId="36ACA168" w14:textId="22F625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33.69</w:t>
            </w:r>
          </w:p>
        </w:tc>
        <w:tc>
          <w:tcPr>
            <w:tcW w:w="2425" w:type="dxa"/>
            <w:shd w:val="clear" w:color="auto" w:fill="auto"/>
            <w:noWrap/>
          </w:tcPr>
          <w:p w14:paraId="17B8E6C7" w14:textId="5803A3B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7.92</w:t>
            </w:r>
          </w:p>
        </w:tc>
        <w:tc>
          <w:tcPr>
            <w:tcW w:w="2610" w:type="dxa"/>
            <w:shd w:val="clear" w:color="auto" w:fill="auto"/>
            <w:noWrap/>
          </w:tcPr>
          <w:p w14:paraId="2B7A2B86" w14:textId="1EACA24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26545D83" w14:textId="77777777" w:rsidTr="00224D0B">
        <w:trPr>
          <w:trHeight w:val="290"/>
        </w:trPr>
        <w:tc>
          <w:tcPr>
            <w:tcW w:w="4805" w:type="dxa"/>
            <w:gridSpan w:val="5"/>
            <w:shd w:val="clear" w:color="auto" w:fill="auto"/>
            <w:noWrap/>
            <w:hideMark/>
          </w:tcPr>
          <w:p w14:paraId="7799D76F" w14:textId="5918DD8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666 Eastern floodplain forest</w:t>
            </w:r>
          </w:p>
        </w:tc>
        <w:tc>
          <w:tcPr>
            <w:tcW w:w="2425" w:type="dxa"/>
            <w:shd w:val="clear" w:color="auto" w:fill="auto"/>
            <w:noWrap/>
          </w:tcPr>
          <w:p w14:paraId="63EAA5B3" w14:textId="14848A77" w:rsidR="00224D0B" w:rsidRPr="001A76EB" w:rsidRDefault="00224D0B" w:rsidP="00224D0B">
            <w:pPr>
              <w:jc w:val="right"/>
              <w:rPr>
                <w:rFonts w:ascii="Calibri" w:eastAsia="Times New Roman" w:hAnsi="Calibri" w:cs="Calibri"/>
                <w:color w:val="000000"/>
              </w:rPr>
            </w:pPr>
          </w:p>
        </w:tc>
        <w:tc>
          <w:tcPr>
            <w:tcW w:w="2610" w:type="dxa"/>
            <w:shd w:val="clear" w:color="auto" w:fill="auto"/>
            <w:noWrap/>
          </w:tcPr>
          <w:p w14:paraId="3BE39EEA" w14:textId="18266886" w:rsidR="00224D0B" w:rsidRPr="001A76EB" w:rsidRDefault="00224D0B" w:rsidP="00224D0B">
            <w:pPr>
              <w:jc w:val="right"/>
              <w:rPr>
                <w:rFonts w:ascii="Calibri" w:eastAsia="Times New Roman" w:hAnsi="Calibri" w:cs="Calibri"/>
                <w:color w:val="000000"/>
              </w:rPr>
            </w:pPr>
          </w:p>
        </w:tc>
      </w:tr>
      <w:tr w:rsidR="00224D0B" w:rsidRPr="001A76EB" w14:paraId="192F178B" w14:textId="77777777" w:rsidTr="00224D0B">
        <w:trPr>
          <w:trHeight w:val="290"/>
        </w:trPr>
        <w:tc>
          <w:tcPr>
            <w:tcW w:w="4805" w:type="dxa"/>
            <w:gridSpan w:val="5"/>
            <w:shd w:val="clear" w:color="auto" w:fill="auto"/>
            <w:noWrap/>
            <w:hideMark/>
          </w:tcPr>
          <w:p w14:paraId="71384A1A" w14:textId="00ACA841"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Confluence of the Mississippi and Illinois</w:t>
            </w:r>
            <w:r>
              <w:rPr>
                <w:rFonts w:ascii="Calibri" w:eastAsia="Times New Roman" w:hAnsi="Calibri" w:cs="Calibri"/>
                <w:color w:val="000000"/>
              </w:rPr>
              <w:t xml:space="preserve"> Rivers</w:t>
            </w:r>
          </w:p>
        </w:tc>
        <w:tc>
          <w:tcPr>
            <w:tcW w:w="2425" w:type="dxa"/>
            <w:shd w:val="clear" w:color="auto" w:fill="auto"/>
            <w:noWrap/>
          </w:tcPr>
          <w:p w14:paraId="177FCC39" w14:textId="5AC6ED25"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FB129: </w:t>
            </w:r>
            <w:r w:rsidRPr="001A76EB">
              <w:rPr>
                <w:rFonts w:ascii="Calibri" w:eastAsia="Times New Roman" w:hAnsi="Calibri" w:cs="Calibri"/>
                <w:color w:val="000000"/>
              </w:rPr>
              <w:t>Green ash-American elm forest</w:t>
            </w:r>
          </w:p>
        </w:tc>
        <w:tc>
          <w:tcPr>
            <w:tcW w:w="2610" w:type="dxa"/>
            <w:shd w:val="clear" w:color="auto" w:fill="auto"/>
            <w:noWrap/>
          </w:tcPr>
          <w:p w14:paraId="1CCA5517" w14:textId="1C84906A"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565B0C4D" w14:textId="77777777" w:rsidTr="00224D0B">
        <w:trPr>
          <w:trHeight w:val="290"/>
        </w:trPr>
        <w:tc>
          <w:tcPr>
            <w:tcW w:w="1255" w:type="dxa"/>
            <w:shd w:val="clear" w:color="auto" w:fill="auto"/>
            <w:noWrap/>
            <w:hideMark/>
          </w:tcPr>
          <w:p w14:paraId="3EA6EE36"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50D68BB"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E77A2F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32.34</w:t>
            </w:r>
          </w:p>
        </w:tc>
        <w:tc>
          <w:tcPr>
            <w:tcW w:w="830" w:type="dxa"/>
            <w:shd w:val="clear" w:color="auto" w:fill="auto"/>
            <w:noWrap/>
            <w:hideMark/>
          </w:tcPr>
          <w:p w14:paraId="1EB430E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71.3</w:t>
            </w:r>
          </w:p>
        </w:tc>
        <w:tc>
          <w:tcPr>
            <w:tcW w:w="830" w:type="dxa"/>
            <w:shd w:val="clear" w:color="auto" w:fill="auto"/>
            <w:noWrap/>
            <w:hideMark/>
          </w:tcPr>
          <w:p w14:paraId="01C3FC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129.44</w:t>
            </w:r>
          </w:p>
        </w:tc>
        <w:tc>
          <w:tcPr>
            <w:tcW w:w="2425" w:type="dxa"/>
            <w:shd w:val="clear" w:color="auto" w:fill="auto"/>
            <w:noWrap/>
            <w:hideMark/>
          </w:tcPr>
          <w:p w14:paraId="56B4257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87.95</w:t>
            </w:r>
          </w:p>
        </w:tc>
        <w:tc>
          <w:tcPr>
            <w:tcW w:w="2610" w:type="dxa"/>
            <w:shd w:val="clear" w:color="auto" w:fill="auto"/>
            <w:noWrap/>
            <w:hideMark/>
          </w:tcPr>
          <w:p w14:paraId="580F19B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38F3E473" w14:textId="77777777" w:rsidTr="00224D0B">
        <w:trPr>
          <w:trHeight w:val="290"/>
        </w:trPr>
        <w:tc>
          <w:tcPr>
            <w:tcW w:w="1255" w:type="dxa"/>
            <w:shd w:val="clear" w:color="auto" w:fill="auto"/>
            <w:noWrap/>
            <w:hideMark/>
          </w:tcPr>
          <w:p w14:paraId="7DF3B8FD"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A0CCC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7FB133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1.89</w:t>
            </w:r>
          </w:p>
        </w:tc>
        <w:tc>
          <w:tcPr>
            <w:tcW w:w="830" w:type="dxa"/>
            <w:shd w:val="clear" w:color="auto" w:fill="auto"/>
            <w:noWrap/>
            <w:hideMark/>
          </w:tcPr>
          <w:p w14:paraId="661CD81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4.69</w:t>
            </w:r>
          </w:p>
        </w:tc>
        <w:tc>
          <w:tcPr>
            <w:tcW w:w="830" w:type="dxa"/>
            <w:shd w:val="clear" w:color="auto" w:fill="auto"/>
            <w:noWrap/>
            <w:hideMark/>
          </w:tcPr>
          <w:p w14:paraId="7B9A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11.66</w:t>
            </w:r>
          </w:p>
        </w:tc>
        <w:tc>
          <w:tcPr>
            <w:tcW w:w="2425" w:type="dxa"/>
            <w:shd w:val="clear" w:color="auto" w:fill="auto"/>
            <w:noWrap/>
            <w:hideMark/>
          </w:tcPr>
          <w:p w14:paraId="6F33D04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w:t>
            </w:r>
          </w:p>
        </w:tc>
        <w:tc>
          <w:tcPr>
            <w:tcW w:w="2610" w:type="dxa"/>
            <w:shd w:val="clear" w:color="auto" w:fill="auto"/>
            <w:noWrap/>
            <w:hideMark/>
          </w:tcPr>
          <w:p w14:paraId="31CA4C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F04E09F" w14:textId="77777777" w:rsidTr="00224D0B">
        <w:trPr>
          <w:trHeight w:val="290"/>
        </w:trPr>
        <w:tc>
          <w:tcPr>
            <w:tcW w:w="1255" w:type="dxa"/>
            <w:shd w:val="clear" w:color="auto" w:fill="auto"/>
            <w:noWrap/>
            <w:hideMark/>
          </w:tcPr>
          <w:p w14:paraId="7F8FD6A8"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C2AE4CA" w14:textId="6EBA5CA6" w:rsidR="00224D0B" w:rsidRPr="001A76EB" w:rsidRDefault="00224D0B" w:rsidP="00224D0B">
            <w:pPr>
              <w:jc w:val="both"/>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497F9AB" w14:textId="7E81326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w:t>
            </w:r>
          </w:p>
        </w:tc>
        <w:tc>
          <w:tcPr>
            <w:tcW w:w="830" w:type="dxa"/>
            <w:shd w:val="clear" w:color="auto" w:fill="auto"/>
            <w:noWrap/>
          </w:tcPr>
          <w:p w14:paraId="7551D841" w14:textId="3D7895F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6.95</w:t>
            </w:r>
          </w:p>
        </w:tc>
        <w:tc>
          <w:tcPr>
            <w:tcW w:w="830" w:type="dxa"/>
            <w:shd w:val="clear" w:color="auto" w:fill="auto"/>
            <w:noWrap/>
          </w:tcPr>
          <w:p w14:paraId="5FE22C39" w14:textId="561E86F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11.7</w:t>
            </w:r>
          </w:p>
        </w:tc>
        <w:tc>
          <w:tcPr>
            <w:tcW w:w="2425" w:type="dxa"/>
            <w:shd w:val="clear" w:color="auto" w:fill="auto"/>
            <w:noWrap/>
          </w:tcPr>
          <w:p w14:paraId="02C7753B" w14:textId="6C2B8D5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0.93</w:t>
            </w:r>
          </w:p>
        </w:tc>
        <w:tc>
          <w:tcPr>
            <w:tcW w:w="2610" w:type="dxa"/>
            <w:shd w:val="clear" w:color="auto" w:fill="auto"/>
            <w:noWrap/>
          </w:tcPr>
          <w:p w14:paraId="38E908D7" w14:textId="5DDA08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6F571D59" w14:textId="77777777" w:rsidTr="00224D0B">
        <w:trPr>
          <w:trHeight w:val="290"/>
        </w:trPr>
        <w:tc>
          <w:tcPr>
            <w:tcW w:w="1255" w:type="dxa"/>
            <w:shd w:val="clear" w:color="auto" w:fill="auto"/>
            <w:noWrap/>
            <w:hideMark/>
          </w:tcPr>
          <w:p w14:paraId="592A0D4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D4D1F23" w14:textId="10857591"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2B04539" w14:textId="6AFBE55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4F5C8ECC" w14:textId="5C99EDC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3.45</w:t>
            </w:r>
          </w:p>
        </w:tc>
        <w:tc>
          <w:tcPr>
            <w:tcW w:w="830" w:type="dxa"/>
            <w:shd w:val="clear" w:color="auto" w:fill="auto"/>
            <w:noWrap/>
          </w:tcPr>
          <w:p w14:paraId="2CDF01F3" w14:textId="1843EDE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7.75</w:t>
            </w:r>
          </w:p>
        </w:tc>
        <w:tc>
          <w:tcPr>
            <w:tcW w:w="2425" w:type="dxa"/>
            <w:shd w:val="clear" w:color="auto" w:fill="auto"/>
            <w:noWrap/>
          </w:tcPr>
          <w:p w14:paraId="025A98F4" w14:textId="010A34A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0.8</w:t>
            </w:r>
          </w:p>
        </w:tc>
        <w:tc>
          <w:tcPr>
            <w:tcW w:w="2610" w:type="dxa"/>
            <w:shd w:val="clear" w:color="auto" w:fill="auto"/>
            <w:noWrap/>
          </w:tcPr>
          <w:p w14:paraId="68AA7BAA" w14:textId="7F93731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080E1715" w14:textId="77777777" w:rsidTr="00224D0B">
        <w:trPr>
          <w:trHeight w:val="290"/>
        </w:trPr>
        <w:tc>
          <w:tcPr>
            <w:tcW w:w="1255" w:type="dxa"/>
            <w:shd w:val="clear" w:color="auto" w:fill="auto"/>
            <w:noWrap/>
            <w:hideMark/>
          </w:tcPr>
          <w:p w14:paraId="7C0DC216"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6DBAF6B" w14:textId="0F1534D7"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24E5653A" w14:textId="74F8FD2A"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0F69353E" w14:textId="2FB2AF3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522C56D3" w14:textId="0331FC8F"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0A0BCB8D" w14:textId="5723604B"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018C8D1C" w14:textId="3B661AEA" w:rsidR="00224D0B" w:rsidRPr="001A76EB" w:rsidRDefault="00224D0B" w:rsidP="00224D0B">
            <w:pPr>
              <w:rPr>
                <w:rFonts w:ascii="Times New Roman" w:eastAsia="Times New Roman" w:hAnsi="Times New Roman" w:cs="Times New Roman"/>
                <w:sz w:val="20"/>
                <w:szCs w:val="20"/>
              </w:rPr>
            </w:pPr>
          </w:p>
        </w:tc>
      </w:tr>
      <w:tr w:rsidR="00224D0B" w:rsidRPr="001A76EB" w14:paraId="192280DA" w14:textId="77777777" w:rsidTr="00224D0B">
        <w:trPr>
          <w:trHeight w:val="290"/>
        </w:trPr>
        <w:tc>
          <w:tcPr>
            <w:tcW w:w="9840" w:type="dxa"/>
            <w:gridSpan w:val="7"/>
            <w:shd w:val="clear" w:color="auto" w:fill="auto"/>
            <w:noWrap/>
            <w:hideMark/>
          </w:tcPr>
          <w:p w14:paraId="5C8C9AFB" w14:textId="6F9B65EF"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683 Peatland forest</w:t>
            </w:r>
          </w:p>
        </w:tc>
      </w:tr>
      <w:tr w:rsidR="00224D0B" w:rsidRPr="001A76EB" w14:paraId="2F95D76E" w14:textId="77777777" w:rsidTr="00224D0B">
        <w:trPr>
          <w:trHeight w:val="290"/>
        </w:trPr>
        <w:tc>
          <w:tcPr>
            <w:tcW w:w="4805" w:type="dxa"/>
            <w:gridSpan w:val="5"/>
            <w:shd w:val="clear" w:color="auto" w:fill="auto"/>
            <w:noWrap/>
            <w:hideMark/>
          </w:tcPr>
          <w:p w14:paraId="3E78738D" w14:textId="1E5CFD1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Hiawatha National Forest, MI</w:t>
            </w:r>
          </w:p>
        </w:tc>
        <w:tc>
          <w:tcPr>
            <w:tcW w:w="2425" w:type="dxa"/>
            <w:shd w:val="clear" w:color="auto" w:fill="auto"/>
            <w:noWrap/>
            <w:hideMark/>
          </w:tcPr>
          <w:p w14:paraId="2DF5AEE2" w14:textId="1B289B4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FB279: </w:t>
            </w:r>
            <w:r w:rsidRPr="001A76EB">
              <w:rPr>
                <w:rFonts w:ascii="Calibri" w:eastAsia="Times New Roman" w:hAnsi="Calibri" w:cs="Calibri"/>
                <w:color w:val="000000"/>
              </w:rPr>
              <w:t>Black spruce-larch-northern white cedar forest</w:t>
            </w:r>
          </w:p>
        </w:tc>
        <w:tc>
          <w:tcPr>
            <w:tcW w:w="2610" w:type="dxa"/>
            <w:shd w:val="clear" w:color="auto" w:fill="auto"/>
            <w:noWrap/>
            <w:hideMark/>
          </w:tcPr>
          <w:p w14:paraId="4542D297" w14:textId="4B0092E0"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101: </w:t>
            </w:r>
            <w:r w:rsidRPr="001A76EB">
              <w:rPr>
                <w:rFonts w:ascii="Calibri" w:eastAsia="Times New Roman" w:hAnsi="Calibri" w:cs="Calibri"/>
                <w:color w:val="000000"/>
              </w:rPr>
              <w:t>Very heavy duff</w:t>
            </w:r>
          </w:p>
        </w:tc>
      </w:tr>
      <w:tr w:rsidR="00224D0B" w:rsidRPr="001A76EB" w14:paraId="77186207" w14:textId="77777777" w:rsidTr="00224D0B">
        <w:trPr>
          <w:trHeight w:val="290"/>
        </w:trPr>
        <w:tc>
          <w:tcPr>
            <w:tcW w:w="1255" w:type="dxa"/>
            <w:shd w:val="clear" w:color="auto" w:fill="auto"/>
            <w:noWrap/>
            <w:hideMark/>
          </w:tcPr>
          <w:p w14:paraId="22765202"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034CF4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50175C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40.62</w:t>
            </w:r>
          </w:p>
        </w:tc>
        <w:tc>
          <w:tcPr>
            <w:tcW w:w="830" w:type="dxa"/>
            <w:shd w:val="clear" w:color="auto" w:fill="auto"/>
            <w:noWrap/>
            <w:hideMark/>
          </w:tcPr>
          <w:p w14:paraId="540FD44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75.15</w:t>
            </w:r>
          </w:p>
        </w:tc>
        <w:tc>
          <w:tcPr>
            <w:tcW w:w="830" w:type="dxa"/>
            <w:shd w:val="clear" w:color="auto" w:fill="auto"/>
            <w:noWrap/>
            <w:hideMark/>
          </w:tcPr>
          <w:p w14:paraId="7E4F1C7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104.48</w:t>
            </w:r>
          </w:p>
        </w:tc>
        <w:tc>
          <w:tcPr>
            <w:tcW w:w="2425" w:type="dxa"/>
            <w:shd w:val="clear" w:color="auto" w:fill="auto"/>
            <w:noWrap/>
            <w:hideMark/>
          </w:tcPr>
          <w:p w14:paraId="3C0464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45.05</w:t>
            </w:r>
          </w:p>
        </w:tc>
        <w:tc>
          <w:tcPr>
            <w:tcW w:w="2610" w:type="dxa"/>
            <w:shd w:val="clear" w:color="auto" w:fill="auto"/>
            <w:noWrap/>
            <w:hideMark/>
          </w:tcPr>
          <w:p w14:paraId="0F8186A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69302683" w14:textId="77777777" w:rsidTr="00224D0B">
        <w:trPr>
          <w:trHeight w:val="290"/>
        </w:trPr>
        <w:tc>
          <w:tcPr>
            <w:tcW w:w="1255" w:type="dxa"/>
            <w:shd w:val="clear" w:color="auto" w:fill="auto"/>
            <w:noWrap/>
            <w:hideMark/>
          </w:tcPr>
          <w:p w14:paraId="7D7595CF"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3011C5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7CA9E07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1.57</w:t>
            </w:r>
          </w:p>
        </w:tc>
        <w:tc>
          <w:tcPr>
            <w:tcW w:w="830" w:type="dxa"/>
            <w:shd w:val="clear" w:color="auto" w:fill="auto"/>
            <w:noWrap/>
            <w:hideMark/>
          </w:tcPr>
          <w:p w14:paraId="1C1631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4.26</w:t>
            </w:r>
          </w:p>
        </w:tc>
        <w:tc>
          <w:tcPr>
            <w:tcW w:w="830" w:type="dxa"/>
            <w:shd w:val="clear" w:color="auto" w:fill="auto"/>
            <w:noWrap/>
            <w:hideMark/>
          </w:tcPr>
          <w:p w14:paraId="1A6CE2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7.84</w:t>
            </w:r>
          </w:p>
        </w:tc>
        <w:tc>
          <w:tcPr>
            <w:tcW w:w="2425" w:type="dxa"/>
            <w:shd w:val="clear" w:color="auto" w:fill="auto"/>
            <w:noWrap/>
            <w:hideMark/>
          </w:tcPr>
          <w:p w14:paraId="5E33AE8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w:t>
            </w:r>
          </w:p>
        </w:tc>
        <w:tc>
          <w:tcPr>
            <w:tcW w:w="2610" w:type="dxa"/>
            <w:shd w:val="clear" w:color="auto" w:fill="auto"/>
            <w:noWrap/>
            <w:hideMark/>
          </w:tcPr>
          <w:p w14:paraId="7FBBF84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1.61</w:t>
            </w:r>
          </w:p>
        </w:tc>
      </w:tr>
      <w:tr w:rsidR="00224D0B" w:rsidRPr="001A76EB" w14:paraId="25D0DEF1" w14:textId="77777777" w:rsidTr="00224D0B">
        <w:trPr>
          <w:trHeight w:val="290"/>
        </w:trPr>
        <w:tc>
          <w:tcPr>
            <w:tcW w:w="1255" w:type="dxa"/>
            <w:shd w:val="clear" w:color="auto" w:fill="auto"/>
            <w:noWrap/>
            <w:hideMark/>
          </w:tcPr>
          <w:p w14:paraId="7742595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7693737" w14:textId="4D210C4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A781B37" w14:textId="07E1644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3.55</w:t>
            </w:r>
          </w:p>
        </w:tc>
        <w:tc>
          <w:tcPr>
            <w:tcW w:w="830" w:type="dxa"/>
            <w:shd w:val="clear" w:color="auto" w:fill="auto"/>
            <w:noWrap/>
          </w:tcPr>
          <w:p w14:paraId="5CB8C57A" w14:textId="6CCFBE4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7.11</w:t>
            </w:r>
          </w:p>
        </w:tc>
        <w:tc>
          <w:tcPr>
            <w:tcW w:w="830" w:type="dxa"/>
            <w:shd w:val="clear" w:color="auto" w:fill="auto"/>
            <w:noWrap/>
          </w:tcPr>
          <w:p w14:paraId="377CB183" w14:textId="78C340C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11.58</w:t>
            </w:r>
          </w:p>
        </w:tc>
        <w:tc>
          <w:tcPr>
            <w:tcW w:w="2425" w:type="dxa"/>
            <w:shd w:val="clear" w:color="auto" w:fill="auto"/>
            <w:noWrap/>
          </w:tcPr>
          <w:p w14:paraId="45B2C069" w14:textId="7599A2F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0.91</w:t>
            </w:r>
          </w:p>
        </w:tc>
        <w:tc>
          <w:tcPr>
            <w:tcW w:w="2610" w:type="dxa"/>
            <w:shd w:val="clear" w:color="auto" w:fill="auto"/>
            <w:noWrap/>
          </w:tcPr>
          <w:p w14:paraId="758C6378" w14:textId="220D6A8C"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w:t>
            </w:r>
          </w:p>
        </w:tc>
      </w:tr>
      <w:tr w:rsidR="00224D0B" w:rsidRPr="001A76EB" w14:paraId="7E311037" w14:textId="77777777" w:rsidTr="00224D0B">
        <w:trPr>
          <w:trHeight w:val="290"/>
        </w:trPr>
        <w:tc>
          <w:tcPr>
            <w:tcW w:w="1255" w:type="dxa"/>
            <w:shd w:val="clear" w:color="auto" w:fill="auto"/>
            <w:noWrap/>
            <w:hideMark/>
          </w:tcPr>
          <w:p w14:paraId="59059034"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579EDC3" w14:textId="77BD32BB"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1A327A1" w14:textId="305020C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25.56</w:t>
            </w:r>
          </w:p>
        </w:tc>
        <w:tc>
          <w:tcPr>
            <w:tcW w:w="830" w:type="dxa"/>
            <w:shd w:val="clear" w:color="auto" w:fill="auto"/>
            <w:noWrap/>
          </w:tcPr>
          <w:p w14:paraId="1B344ADE" w14:textId="0D063B0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58.72</w:t>
            </w:r>
          </w:p>
        </w:tc>
        <w:tc>
          <w:tcPr>
            <w:tcW w:w="830" w:type="dxa"/>
            <w:shd w:val="clear" w:color="auto" w:fill="auto"/>
            <w:noWrap/>
          </w:tcPr>
          <w:p w14:paraId="4028F865" w14:textId="431423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86.26</w:t>
            </w:r>
          </w:p>
        </w:tc>
        <w:tc>
          <w:tcPr>
            <w:tcW w:w="2425" w:type="dxa"/>
            <w:shd w:val="clear" w:color="auto" w:fill="auto"/>
            <w:noWrap/>
          </w:tcPr>
          <w:p w14:paraId="7ECE1B0C" w14:textId="76A31E7F"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342</w:t>
            </w:r>
          </w:p>
        </w:tc>
        <w:tc>
          <w:tcPr>
            <w:tcW w:w="2610" w:type="dxa"/>
            <w:shd w:val="clear" w:color="auto" w:fill="auto"/>
            <w:noWrap/>
          </w:tcPr>
          <w:p w14:paraId="43F08BD4" w14:textId="6AD5DA0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99.99</w:t>
            </w:r>
          </w:p>
        </w:tc>
      </w:tr>
      <w:tr w:rsidR="00224D0B" w:rsidRPr="001A76EB" w14:paraId="5036F419" w14:textId="77777777" w:rsidTr="00224D0B">
        <w:trPr>
          <w:trHeight w:val="290"/>
        </w:trPr>
        <w:tc>
          <w:tcPr>
            <w:tcW w:w="1255" w:type="dxa"/>
            <w:shd w:val="clear" w:color="auto" w:fill="auto"/>
            <w:noWrap/>
            <w:hideMark/>
          </w:tcPr>
          <w:p w14:paraId="3B4803C5"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C564B9" w14:textId="37F61542"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33B5E3FA" w14:textId="14AFD11D"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63F7AE55" w14:textId="0CB19BB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2FE7DBC8" w14:textId="19848A12"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6CE74685" w14:textId="2599D4C7"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7F89455D" w14:textId="5C1ED337" w:rsidR="00224D0B" w:rsidRPr="001A76EB" w:rsidRDefault="00224D0B" w:rsidP="00224D0B">
            <w:pPr>
              <w:rPr>
                <w:rFonts w:ascii="Times New Roman" w:eastAsia="Times New Roman" w:hAnsi="Times New Roman" w:cs="Times New Roman"/>
                <w:sz w:val="20"/>
                <w:szCs w:val="20"/>
              </w:rPr>
            </w:pPr>
          </w:p>
        </w:tc>
      </w:tr>
      <w:tr w:rsidR="00224D0B" w:rsidRPr="001A76EB" w14:paraId="363EE2FA" w14:textId="77777777" w:rsidTr="00224D0B">
        <w:trPr>
          <w:trHeight w:val="290"/>
        </w:trPr>
        <w:tc>
          <w:tcPr>
            <w:tcW w:w="9840" w:type="dxa"/>
            <w:gridSpan w:val="7"/>
            <w:shd w:val="clear" w:color="auto" w:fill="auto"/>
            <w:noWrap/>
            <w:hideMark/>
          </w:tcPr>
          <w:p w14:paraId="6B585196" w14:textId="0CB39C42"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631 Ponderosa pine forest and woodland</w:t>
            </w:r>
          </w:p>
        </w:tc>
      </w:tr>
      <w:tr w:rsidR="00224D0B" w:rsidRPr="001A76EB" w14:paraId="18BD8EDB" w14:textId="77777777" w:rsidTr="00224D0B">
        <w:trPr>
          <w:trHeight w:val="290"/>
        </w:trPr>
        <w:tc>
          <w:tcPr>
            <w:tcW w:w="4805" w:type="dxa"/>
            <w:gridSpan w:val="5"/>
            <w:shd w:val="clear" w:color="auto" w:fill="auto"/>
            <w:noWrap/>
            <w:hideMark/>
          </w:tcPr>
          <w:p w14:paraId="169314C6" w14:textId="27C79462"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Lake Roosevelt National Recreation Area</w:t>
            </w:r>
          </w:p>
        </w:tc>
        <w:tc>
          <w:tcPr>
            <w:tcW w:w="2425" w:type="dxa"/>
            <w:shd w:val="clear" w:color="auto" w:fill="auto"/>
            <w:noWrap/>
            <w:hideMark/>
          </w:tcPr>
          <w:p w14:paraId="2390B5B1" w14:textId="460F1CEA"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FB 53</w:t>
            </w:r>
            <w:r>
              <w:rPr>
                <w:rFonts w:ascii="Calibri" w:eastAsia="Times New Roman" w:hAnsi="Calibri" w:cs="Calibri"/>
                <w:color w:val="000000"/>
              </w:rPr>
              <w:t>: Pacific ponderosa pine forest</w:t>
            </w:r>
          </w:p>
        </w:tc>
        <w:tc>
          <w:tcPr>
            <w:tcW w:w="2610" w:type="dxa"/>
            <w:shd w:val="clear" w:color="auto" w:fill="auto"/>
            <w:noWrap/>
            <w:hideMark/>
          </w:tcPr>
          <w:p w14:paraId="0196FEE7" w14:textId="4CD5281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31</w:t>
            </w:r>
            <w:r>
              <w:rPr>
                <w:rFonts w:ascii="Calibri" w:eastAsia="Times New Roman" w:hAnsi="Calibri" w:cs="Calibri"/>
                <w:color w:val="000000"/>
              </w:rPr>
              <w:t xml:space="preserve">: </w:t>
            </w:r>
            <w:r w:rsidRPr="001A76EB">
              <w:rPr>
                <w:rFonts w:ascii="Calibri" w:eastAsia="Times New Roman" w:hAnsi="Calibri" w:cs="Calibri"/>
                <w:color w:val="000000"/>
              </w:rPr>
              <w:t>Moderate litter, light duff, light logs</w:t>
            </w:r>
          </w:p>
        </w:tc>
      </w:tr>
      <w:tr w:rsidR="00224D0B" w:rsidRPr="001A76EB" w14:paraId="6D33875B" w14:textId="77777777" w:rsidTr="00224D0B">
        <w:trPr>
          <w:trHeight w:val="290"/>
        </w:trPr>
        <w:tc>
          <w:tcPr>
            <w:tcW w:w="1255" w:type="dxa"/>
            <w:shd w:val="clear" w:color="auto" w:fill="auto"/>
            <w:noWrap/>
            <w:hideMark/>
          </w:tcPr>
          <w:p w14:paraId="3B1E1E1C"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D75E02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E249DA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31.59</w:t>
            </w:r>
          </w:p>
        </w:tc>
        <w:tc>
          <w:tcPr>
            <w:tcW w:w="830" w:type="dxa"/>
            <w:shd w:val="clear" w:color="auto" w:fill="auto"/>
            <w:noWrap/>
            <w:hideMark/>
          </w:tcPr>
          <w:p w14:paraId="5DC0913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66.85</w:t>
            </w:r>
          </w:p>
        </w:tc>
        <w:tc>
          <w:tcPr>
            <w:tcW w:w="830" w:type="dxa"/>
            <w:shd w:val="clear" w:color="auto" w:fill="auto"/>
            <w:noWrap/>
            <w:hideMark/>
          </w:tcPr>
          <w:p w14:paraId="3F90CA5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105.4</w:t>
            </w:r>
          </w:p>
        </w:tc>
        <w:tc>
          <w:tcPr>
            <w:tcW w:w="2425" w:type="dxa"/>
            <w:shd w:val="clear" w:color="auto" w:fill="auto"/>
            <w:noWrap/>
            <w:hideMark/>
          </w:tcPr>
          <w:p w14:paraId="30AE7A9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w:t>
            </w:r>
          </w:p>
        </w:tc>
        <w:tc>
          <w:tcPr>
            <w:tcW w:w="2610" w:type="dxa"/>
            <w:shd w:val="clear" w:color="auto" w:fill="auto"/>
            <w:noWrap/>
            <w:hideMark/>
          </w:tcPr>
          <w:p w14:paraId="30A2B62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CA6D408" w14:textId="77777777" w:rsidTr="00224D0B">
        <w:trPr>
          <w:trHeight w:val="290"/>
        </w:trPr>
        <w:tc>
          <w:tcPr>
            <w:tcW w:w="1255" w:type="dxa"/>
            <w:shd w:val="clear" w:color="auto" w:fill="auto"/>
            <w:noWrap/>
            <w:hideMark/>
          </w:tcPr>
          <w:p w14:paraId="6CDC91F0"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64D782F8"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3AC85BC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3.58</w:t>
            </w:r>
          </w:p>
        </w:tc>
        <w:tc>
          <w:tcPr>
            <w:tcW w:w="830" w:type="dxa"/>
            <w:shd w:val="clear" w:color="auto" w:fill="auto"/>
            <w:noWrap/>
            <w:hideMark/>
          </w:tcPr>
          <w:p w14:paraId="3374D80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9.95</w:t>
            </w:r>
          </w:p>
        </w:tc>
        <w:tc>
          <w:tcPr>
            <w:tcW w:w="830" w:type="dxa"/>
            <w:shd w:val="clear" w:color="auto" w:fill="auto"/>
            <w:noWrap/>
            <w:hideMark/>
          </w:tcPr>
          <w:p w14:paraId="2490410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19.38</w:t>
            </w:r>
          </w:p>
        </w:tc>
        <w:tc>
          <w:tcPr>
            <w:tcW w:w="2425" w:type="dxa"/>
            <w:shd w:val="clear" w:color="auto" w:fill="auto"/>
            <w:noWrap/>
            <w:hideMark/>
          </w:tcPr>
          <w:p w14:paraId="4D1AD9F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15.5</w:t>
            </w:r>
          </w:p>
        </w:tc>
        <w:tc>
          <w:tcPr>
            <w:tcW w:w="2610" w:type="dxa"/>
            <w:shd w:val="clear" w:color="auto" w:fill="auto"/>
            <w:noWrap/>
            <w:hideMark/>
          </w:tcPr>
          <w:p w14:paraId="1A28DC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72511925" w14:textId="77777777" w:rsidTr="00224D0B">
        <w:trPr>
          <w:trHeight w:val="290"/>
        </w:trPr>
        <w:tc>
          <w:tcPr>
            <w:tcW w:w="1255" w:type="dxa"/>
            <w:shd w:val="clear" w:color="auto" w:fill="auto"/>
            <w:noWrap/>
            <w:hideMark/>
          </w:tcPr>
          <w:p w14:paraId="1721021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858DA67" w14:textId="064D841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33BFA345" w14:textId="66D0FD3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3.67</w:t>
            </w:r>
          </w:p>
        </w:tc>
        <w:tc>
          <w:tcPr>
            <w:tcW w:w="830" w:type="dxa"/>
            <w:shd w:val="clear" w:color="auto" w:fill="auto"/>
            <w:noWrap/>
          </w:tcPr>
          <w:p w14:paraId="59E75F96" w14:textId="7A8EC37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tcPr>
          <w:p w14:paraId="1C4AEF50" w14:textId="51ED13E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11.83</w:t>
            </w:r>
          </w:p>
        </w:tc>
        <w:tc>
          <w:tcPr>
            <w:tcW w:w="2425" w:type="dxa"/>
            <w:shd w:val="clear" w:color="auto" w:fill="auto"/>
            <w:noWrap/>
          </w:tcPr>
          <w:p w14:paraId="01CB802C" w14:textId="0F207762"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w:t>
            </w:r>
          </w:p>
        </w:tc>
        <w:tc>
          <w:tcPr>
            <w:tcW w:w="2610" w:type="dxa"/>
            <w:shd w:val="clear" w:color="auto" w:fill="auto"/>
            <w:noWrap/>
          </w:tcPr>
          <w:p w14:paraId="7700BC9F" w14:textId="6B90998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7A16F250" w14:textId="77777777" w:rsidTr="00224D0B">
        <w:trPr>
          <w:trHeight w:val="290"/>
        </w:trPr>
        <w:tc>
          <w:tcPr>
            <w:tcW w:w="1255" w:type="dxa"/>
            <w:shd w:val="clear" w:color="auto" w:fill="auto"/>
            <w:noWrap/>
            <w:hideMark/>
          </w:tcPr>
          <w:p w14:paraId="2C3E9B4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78D6B4FF" w14:textId="255DDED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FEA972A" w14:textId="1D3A33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4.55</w:t>
            </w:r>
          </w:p>
        </w:tc>
        <w:tc>
          <w:tcPr>
            <w:tcW w:w="830" w:type="dxa"/>
            <w:shd w:val="clear" w:color="auto" w:fill="auto"/>
            <w:noWrap/>
          </w:tcPr>
          <w:p w14:paraId="45B62244" w14:textId="5CCFB57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10.65</w:t>
            </w:r>
          </w:p>
        </w:tc>
        <w:tc>
          <w:tcPr>
            <w:tcW w:w="830" w:type="dxa"/>
            <w:shd w:val="clear" w:color="auto" w:fill="auto"/>
            <w:noWrap/>
          </w:tcPr>
          <w:p w14:paraId="774D55C7" w14:textId="2772816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21.45</w:t>
            </w:r>
          </w:p>
        </w:tc>
        <w:tc>
          <w:tcPr>
            <w:tcW w:w="2425" w:type="dxa"/>
            <w:shd w:val="clear" w:color="auto" w:fill="auto"/>
            <w:noWrap/>
          </w:tcPr>
          <w:p w14:paraId="6CE0B3A5" w14:textId="6EDB5C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10.2</w:t>
            </w:r>
          </w:p>
        </w:tc>
        <w:tc>
          <w:tcPr>
            <w:tcW w:w="2610" w:type="dxa"/>
            <w:shd w:val="clear" w:color="auto" w:fill="auto"/>
            <w:noWrap/>
          </w:tcPr>
          <w:p w14:paraId="0358A0A1" w14:textId="7075C62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435471BE" w14:textId="77777777" w:rsidTr="00224D0B">
        <w:trPr>
          <w:trHeight w:val="290"/>
        </w:trPr>
        <w:tc>
          <w:tcPr>
            <w:tcW w:w="3145" w:type="dxa"/>
            <w:gridSpan w:val="3"/>
            <w:shd w:val="clear" w:color="auto" w:fill="auto"/>
            <w:noWrap/>
            <w:hideMark/>
          </w:tcPr>
          <w:p w14:paraId="2D9DCF46" w14:textId="77777777" w:rsidR="00224D0B" w:rsidRPr="001A76EB" w:rsidRDefault="00224D0B" w:rsidP="00224D0B">
            <w:pPr>
              <w:rPr>
                <w:rFonts w:ascii="Calibri" w:eastAsia="Times New Roman" w:hAnsi="Calibri" w:cs="Calibri"/>
                <w:b/>
                <w:bCs/>
                <w:color w:val="000000"/>
              </w:rPr>
            </w:pPr>
            <w:r w:rsidRPr="001A76EB">
              <w:rPr>
                <w:rFonts w:ascii="Calibri" w:eastAsia="Times New Roman" w:hAnsi="Calibri" w:cs="Calibri"/>
                <w:b/>
                <w:bCs/>
                <w:color w:val="000000"/>
              </w:rPr>
              <w:t>625 Douglas-fir, ponderosa pine and lodgepole pine forest</w:t>
            </w:r>
          </w:p>
        </w:tc>
        <w:tc>
          <w:tcPr>
            <w:tcW w:w="830" w:type="dxa"/>
            <w:shd w:val="clear" w:color="auto" w:fill="auto"/>
            <w:noWrap/>
            <w:hideMark/>
          </w:tcPr>
          <w:p w14:paraId="1A2583E7" w14:textId="77777777" w:rsidR="00224D0B" w:rsidRPr="001A76EB" w:rsidRDefault="00224D0B" w:rsidP="00224D0B">
            <w:pPr>
              <w:rPr>
                <w:rFonts w:ascii="Calibri" w:eastAsia="Times New Roman" w:hAnsi="Calibri" w:cs="Calibri"/>
                <w:b/>
                <w:bCs/>
                <w:color w:val="000000"/>
              </w:rPr>
            </w:pPr>
          </w:p>
        </w:tc>
        <w:tc>
          <w:tcPr>
            <w:tcW w:w="830" w:type="dxa"/>
            <w:shd w:val="clear" w:color="auto" w:fill="auto"/>
            <w:noWrap/>
            <w:hideMark/>
          </w:tcPr>
          <w:p w14:paraId="2C41F5BC" w14:textId="77777777"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hideMark/>
          </w:tcPr>
          <w:p w14:paraId="797CE55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FB 52</w:t>
            </w:r>
          </w:p>
        </w:tc>
        <w:tc>
          <w:tcPr>
            <w:tcW w:w="2610" w:type="dxa"/>
            <w:shd w:val="clear" w:color="auto" w:fill="auto"/>
            <w:noWrap/>
            <w:hideMark/>
          </w:tcPr>
          <w:p w14:paraId="477735B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w:t>
            </w:r>
          </w:p>
        </w:tc>
      </w:tr>
      <w:tr w:rsidR="00224D0B" w:rsidRPr="001A76EB" w14:paraId="29608939" w14:textId="77777777" w:rsidTr="00256745">
        <w:trPr>
          <w:trHeight w:val="290"/>
        </w:trPr>
        <w:tc>
          <w:tcPr>
            <w:tcW w:w="4805" w:type="dxa"/>
            <w:gridSpan w:val="5"/>
            <w:shd w:val="clear" w:color="auto" w:fill="auto"/>
            <w:noWrap/>
            <w:hideMark/>
          </w:tcPr>
          <w:p w14:paraId="1EAE2EDE" w14:textId="588D672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lastRenderedPageBreak/>
              <w:t>Loomis State Forest</w:t>
            </w:r>
          </w:p>
        </w:tc>
        <w:tc>
          <w:tcPr>
            <w:tcW w:w="2425" w:type="dxa"/>
            <w:shd w:val="clear" w:color="auto" w:fill="auto"/>
            <w:noWrap/>
            <w:hideMark/>
          </w:tcPr>
          <w:p w14:paraId="1B48B2C6"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Douglas-fir ponderosa pine forest</w:t>
            </w:r>
          </w:p>
        </w:tc>
        <w:tc>
          <w:tcPr>
            <w:tcW w:w="2610" w:type="dxa"/>
            <w:shd w:val="clear" w:color="auto" w:fill="auto"/>
            <w:noWrap/>
            <w:hideMark/>
          </w:tcPr>
          <w:p w14:paraId="4EFF0B4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light logs, light duff</w:t>
            </w:r>
          </w:p>
        </w:tc>
      </w:tr>
      <w:tr w:rsidR="00224D0B" w:rsidRPr="001A76EB" w14:paraId="5301E3AE" w14:textId="77777777" w:rsidTr="00224D0B">
        <w:trPr>
          <w:trHeight w:val="290"/>
        </w:trPr>
        <w:tc>
          <w:tcPr>
            <w:tcW w:w="1255" w:type="dxa"/>
            <w:shd w:val="clear" w:color="auto" w:fill="auto"/>
            <w:noWrap/>
            <w:hideMark/>
          </w:tcPr>
          <w:p w14:paraId="777D0E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13AD7FB4"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208DCE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61.84</w:t>
            </w:r>
          </w:p>
        </w:tc>
        <w:tc>
          <w:tcPr>
            <w:tcW w:w="830" w:type="dxa"/>
            <w:shd w:val="clear" w:color="auto" w:fill="auto"/>
            <w:noWrap/>
            <w:hideMark/>
          </w:tcPr>
          <w:p w14:paraId="290F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108.34</w:t>
            </w:r>
          </w:p>
        </w:tc>
        <w:tc>
          <w:tcPr>
            <w:tcW w:w="830" w:type="dxa"/>
            <w:shd w:val="clear" w:color="auto" w:fill="auto"/>
            <w:noWrap/>
            <w:hideMark/>
          </w:tcPr>
          <w:p w14:paraId="50B4A12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190.28</w:t>
            </w:r>
          </w:p>
        </w:tc>
        <w:tc>
          <w:tcPr>
            <w:tcW w:w="2425" w:type="dxa"/>
            <w:shd w:val="clear" w:color="auto" w:fill="auto"/>
            <w:noWrap/>
            <w:hideMark/>
          </w:tcPr>
          <w:p w14:paraId="3C975539"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48.89</w:t>
            </w:r>
          </w:p>
        </w:tc>
        <w:tc>
          <w:tcPr>
            <w:tcW w:w="2610" w:type="dxa"/>
            <w:shd w:val="clear" w:color="auto" w:fill="auto"/>
            <w:noWrap/>
            <w:hideMark/>
          </w:tcPr>
          <w:p w14:paraId="14AD2F7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7BFC9CA" w14:textId="77777777" w:rsidTr="00224D0B">
        <w:trPr>
          <w:trHeight w:val="290"/>
        </w:trPr>
        <w:tc>
          <w:tcPr>
            <w:tcW w:w="1255" w:type="dxa"/>
            <w:shd w:val="clear" w:color="auto" w:fill="auto"/>
            <w:noWrap/>
            <w:hideMark/>
          </w:tcPr>
          <w:p w14:paraId="0A887E0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1588B8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CED3C2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7.54</w:t>
            </w:r>
          </w:p>
        </w:tc>
        <w:tc>
          <w:tcPr>
            <w:tcW w:w="830" w:type="dxa"/>
            <w:shd w:val="clear" w:color="auto" w:fill="auto"/>
            <w:noWrap/>
            <w:hideMark/>
          </w:tcPr>
          <w:p w14:paraId="24290E3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17.2</w:t>
            </w:r>
          </w:p>
        </w:tc>
        <w:tc>
          <w:tcPr>
            <w:tcW w:w="830" w:type="dxa"/>
            <w:shd w:val="clear" w:color="auto" w:fill="auto"/>
            <w:noWrap/>
            <w:hideMark/>
          </w:tcPr>
          <w:p w14:paraId="5613255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36.64</w:t>
            </w:r>
          </w:p>
        </w:tc>
        <w:tc>
          <w:tcPr>
            <w:tcW w:w="2425" w:type="dxa"/>
            <w:shd w:val="clear" w:color="auto" w:fill="auto"/>
            <w:noWrap/>
            <w:hideMark/>
          </w:tcPr>
          <w:p w14:paraId="378CD19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4.9</w:t>
            </w:r>
          </w:p>
        </w:tc>
        <w:tc>
          <w:tcPr>
            <w:tcW w:w="2610" w:type="dxa"/>
            <w:shd w:val="clear" w:color="auto" w:fill="auto"/>
            <w:noWrap/>
            <w:hideMark/>
          </w:tcPr>
          <w:p w14:paraId="3050D3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0.94</w:t>
            </w:r>
          </w:p>
        </w:tc>
      </w:tr>
      <w:tr w:rsidR="00224D0B" w:rsidRPr="001A76EB" w14:paraId="374D140E" w14:textId="77777777" w:rsidTr="00224D0B">
        <w:trPr>
          <w:trHeight w:val="290"/>
        </w:trPr>
        <w:tc>
          <w:tcPr>
            <w:tcW w:w="1255" w:type="dxa"/>
            <w:shd w:val="clear" w:color="auto" w:fill="auto"/>
            <w:noWrap/>
          </w:tcPr>
          <w:p w14:paraId="03AD2473"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245C0FFE" w14:textId="733FCDDF"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7ADE504C" w14:textId="71C9E9A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4.67</w:t>
            </w:r>
          </w:p>
        </w:tc>
        <w:tc>
          <w:tcPr>
            <w:tcW w:w="830" w:type="dxa"/>
            <w:shd w:val="clear" w:color="auto" w:fill="auto"/>
            <w:noWrap/>
          </w:tcPr>
          <w:p w14:paraId="3DBB6952" w14:textId="6A16BA3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7.32</w:t>
            </w:r>
          </w:p>
        </w:tc>
        <w:tc>
          <w:tcPr>
            <w:tcW w:w="830" w:type="dxa"/>
            <w:shd w:val="clear" w:color="auto" w:fill="auto"/>
            <w:noWrap/>
          </w:tcPr>
          <w:p w14:paraId="59C4566A" w14:textId="04F2892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12.57</w:t>
            </w:r>
          </w:p>
        </w:tc>
        <w:tc>
          <w:tcPr>
            <w:tcW w:w="2425" w:type="dxa"/>
            <w:shd w:val="clear" w:color="auto" w:fill="auto"/>
            <w:noWrap/>
          </w:tcPr>
          <w:p w14:paraId="5C34025D" w14:textId="6784675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1.88</w:t>
            </w:r>
          </w:p>
        </w:tc>
        <w:tc>
          <w:tcPr>
            <w:tcW w:w="2610" w:type="dxa"/>
            <w:shd w:val="clear" w:color="auto" w:fill="auto"/>
            <w:noWrap/>
          </w:tcPr>
          <w:p w14:paraId="524B8C2A" w14:textId="5D7D94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w:t>
            </w:r>
          </w:p>
        </w:tc>
      </w:tr>
      <w:tr w:rsidR="00224D0B" w:rsidRPr="001A76EB" w14:paraId="11B6CBB6" w14:textId="77777777" w:rsidTr="00224D0B">
        <w:trPr>
          <w:trHeight w:val="290"/>
        </w:trPr>
        <w:tc>
          <w:tcPr>
            <w:tcW w:w="1255" w:type="dxa"/>
            <w:shd w:val="clear" w:color="auto" w:fill="auto"/>
            <w:noWrap/>
          </w:tcPr>
          <w:p w14:paraId="4A7A5E9C"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38C5439" w14:textId="731FB7EC"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4987E879" w14:textId="22DFE0C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6.56</w:t>
            </w:r>
          </w:p>
        </w:tc>
        <w:tc>
          <w:tcPr>
            <w:tcW w:w="830" w:type="dxa"/>
            <w:shd w:val="clear" w:color="auto" w:fill="auto"/>
            <w:noWrap/>
          </w:tcPr>
          <w:p w14:paraId="7DEE34A8" w14:textId="01C0134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14.59</w:t>
            </w:r>
          </w:p>
        </w:tc>
        <w:tc>
          <w:tcPr>
            <w:tcW w:w="830" w:type="dxa"/>
            <w:shd w:val="clear" w:color="auto" w:fill="auto"/>
            <w:noWrap/>
          </w:tcPr>
          <w:p w14:paraId="366714E8" w14:textId="40B07FD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30.05</w:t>
            </w:r>
          </w:p>
        </w:tc>
        <w:tc>
          <w:tcPr>
            <w:tcW w:w="2425" w:type="dxa"/>
            <w:shd w:val="clear" w:color="auto" w:fill="auto"/>
            <w:noWrap/>
          </w:tcPr>
          <w:p w14:paraId="2B99D622" w14:textId="4E24DD9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tcPr>
          <w:p w14:paraId="47B8A5A0" w14:textId="7755676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w:t>
            </w:r>
          </w:p>
        </w:tc>
      </w:tr>
    </w:tbl>
    <w:p w14:paraId="273AF800" w14:textId="77777777" w:rsidR="00340A6B" w:rsidRDefault="00340A6B"/>
    <w:sectPr w:rsidR="00340A6B" w:rsidSect="00C37B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2" w:author="Maureen C. Kennedy" w:date="2018-06-25T07:29:00Z" w:initials="MCK">
    <w:p w14:paraId="17A79BFF" w14:textId="77777777" w:rsidR="00142732" w:rsidRDefault="00142732" w:rsidP="00913E54">
      <w:pPr>
        <w:pStyle w:val="CommentText"/>
      </w:pPr>
      <w:r>
        <w:rPr>
          <w:rStyle w:val="CommentReference"/>
        </w:rPr>
        <w:annotationRef/>
      </w:r>
      <w:r>
        <w:t>Probably also add the outlier analysis as part of QA/QC</w:t>
      </w:r>
    </w:p>
  </w:comment>
  <w:comment w:id="113" w:author="Susan Prichard" w:date="2018-11-14T18:33:00Z" w:initials="SP">
    <w:p w14:paraId="5F068F28" w14:textId="2B33D1F1" w:rsidR="005158A8" w:rsidRDefault="005158A8">
      <w:pPr>
        <w:pStyle w:val="CommentText"/>
      </w:pPr>
      <w:r>
        <w:rPr>
          <w:rStyle w:val="CommentReference"/>
        </w:rPr>
        <w:annotationRef/>
      </w:r>
      <w:r>
        <w:t>Good idea – can you please add a few sentences on that?</w:t>
      </w:r>
    </w:p>
  </w:comment>
  <w:comment w:id="127" w:author="Maureen C Kennedy" w:date="2018-11-13T07:48:00Z" w:initials="MCK">
    <w:p w14:paraId="5896F709" w14:textId="16E793EF" w:rsidR="00142732" w:rsidRDefault="00142732">
      <w:pPr>
        <w:pStyle w:val="CommentText"/>
      </w:pPr>
      <w:r>
        <w:rPr>
          <w:rStyle w:val="CommentReference"/>
        </w:rPr>
        <w:annotationRef/>
      </w:r>
      <w:r>
        <w:t>Should we include a map of EVT groups?</w:t>
      </w:r>
    </w:p>
    <w:p w14:paraId="4D22F078" w14:textId="77777777" w:rsidR="00142732" w:rsidRDefault="00142732">
      <w:pPr>
        <w:pStyle w:val="CommentText"/>
      </w:pPr>
    </w:p>
  </w:comment>
  <w:comment w:id="128" w:author="Susan Prichard" w:date="2018-11-14T18:47:00Z" w:initials="SP">
    <w:p w14:paraId="6A555BC9" w14:textId="18D884F4" w:rsidR="00A562D4" w:rsidRDefault="00A562D4">
      <w:pPr>
        <w:pStyle w:val="CommentText"/>
      </w:pPr>
      <w:r>
        <w:rPr>
          <w:rStyle w:val="CommentReference"/>
        </w:rPr>
        <w:annotationRef/>
      </w:r>
      <w:r>
        <w:t xml:space="preserve">I’ve asked Michael </w:t>
      </w:r>
      <w:proofErr w:type="spellStart"/>
      <w:r>
        <w:t>Billmire</w:t>
      </w:r>
      <w:proofErr w:type="spellEnd"/>
      <w:r>
        <w:t xml:space="preserve"> for a map that shows where we have fuel loading info and where we don’t – should be easy for him to generate with his cool visualization tool.</w:t>
      </w:r>
    </w:p>
  </w:comment>
  <w:comment w:id="134" w:author="Susan Prichard" w:date="2018-11-14T19:02:00Z" w:initials="SP">
    <w:p w14:paraId="5FF0DE8E" w14:textId="35B3A8FC" w:rsidR="00CB7F38" w:rsidRDefault="00CB7F38">
      <w:pPr>
        <w:pStyle w:val="CommentText"/>
      </w:pPr>
      <w:r>
        <w:rPr>
          <w:rStyle w:val="CommentReference"/>
        </w:rPr>
        <w:annotationRef/>
      </w:r>
      <w:r>
        <w:t>Let’s discuss. I already calculated the 25</w:t>
      </w:r>
      <w:r w:rsidRPr="00CB7F38">
        <w:rPr>
          <w:vertAlign w:val="superscript"/>
        </w:rPr>
        <w:t>th</w:t>
      </w:r>
      <w:r>
        <w:t xml:space="preserve"> and 75</w:t>
      </w:r>
      <w:r w:rsidRPr="00CB7F38">
        <w:rPr>
          <w:vertAlign w:val="superscript"/>
        </w:rPr>
        <w:t>th</w:t>
      </w:r>
      <w:r>
        <w:t xml:space="preserve"> percentile values but could do the 5</w:t>
      </w:r>
      <w:r w:rsidRPr="00CB7F38">
        <w:rPr>
          <w:vertAlign w:val="superscript"/>
        </w:rPr>
        <w:t>th</w:t>
      </w:r>
      <w:r>
        <w:t xml:space="preserve"> and 95</w:t>
      </w:r>
      <w:r w:rsidRPr="00CB7F38">
        <w:rPr>
          <w:vertAlign w:val="superscript"/>
        </w:rPr>
        <w:t>th</w:t>
      </w:r>
      <w:r>
        <w:t xml:space="preserve"> as needed. </w:t>
      </w:r>
    </w:p>
  </w:comment>
  <w:comment w:id="136" w:author="Maureen C Kennedy" w:date="2018-11-09T07:53:00Z" w:initials="MCK">
    <w:p w14:paraId="3088D37B" w14:textId="77777777" w:rsidR="00142732" w:rsidRDefault="00142732">
      <w:pPr>
        <w:pStyle w:val="CommentText"/>
      </w:pPr>
      <w:r>
        <w:rPr>
          <w:rStyle w:val="CommentReference"/>
        </w:rPr>
        <w:annotationRef/>
      </w:r>
      <w:r>
        <w:t xml:space="preserve">Not sure if we need these details. </w:t>
      </w:r>
    </w:p>
    <w:p w14:paraId="075B00B3" w14:textId="1EA4BA39" w:rsidR="00142732" w:rsidRDefault="00142732">
      <w:pPr>
        <w:pStyle w:val="CommentText"/>
      </w:pPr>
    </w:p>
  </w:comment>
  <w:comment w:id="137" w:author="Susan Prichard" w:date="2018-11-14T18:46:00Z" w:initials="SP">
    <w:p w14:paraId="5346390B" w14:textId="5C37F8EC" w:rsidR="00A562D4" w:rsidRDefault="00A562D4">
      <w:pPr>
        <w:pStyle w:val="CommentText"/>
      </w:pPr>
      <w:r>
        <w:rPr>
          <w:rStyle w:val="CommentReference"/>
        </w:rPr>
        <w:annotationRef/>
      </w:r>
      <w:r>
        <w:t>Let’s keep them in. I like them.</w:t>
      </w:r>
    </w:p>
  </w:comment>
  <w:comment w:id="141" w:author="Maureen C Kennedy" w:date="2018-11-09T14:32:00Z" w:initials="MCK">
    <w:p w14:paraId="21FC1F51" w14:textId="77777777" w:rsidR="00142732" w:rsidRDefault="00142732">
      <w:pPr>
        <w:pStyle w:val="CommentText"/>
      </w:pPr>
      <w:r>
        <w:rPr>
          <w:rStyle w:val="CommentReference"/>
        </w:rPr>
        <w:annotationRef/>
      </w:r>
      <w:r>
        <w:t>This sounds like a different draft of the above paragraph.</w:t>
      </w:r>
    </w:p>
    <w:p w14:paraId="1BDC8C8A" w14:textId="74B6C04C" w:rsidR="00142732" w:rsidRDefault="00142732">
      <w:pPr>
        <w:pStyle w:val="CommentText"/>
      </w:pPr>
    </w:p>
  </w:comment>
  <w:comment w:id="284" w:author="Maureen C Kennedy" w:date="2018-11-13T13:21:00Z" w:initials="MCK">
    <w:p w14:paraId="0C749144" w14:textId="35004A05" w:rsidR="00142732" w:rsidRDefault="00142732">
      <w:pPr>
        <w:pStyle w:val="CommentText"/>
      </w:pPr>
      <w:r>
        <w:rPr>
          <w:rStyle w:val="CommentReference"/>
        </w:rPr>
        <w:annotationRef/>
      </w:r>
      <w:r>
        <w:t xml:space="preserve">I’m not sure about this conclusion from the analysis given here. </w:t>
      </w:r>
    </w:p>
  </w:comment>
  <w:comment w:id="405" w:author="Susan Prichard" w:date="2018-11-14T19:07:00Z" w:initials="SP">
    <w:p w14:paraId="0F43EC83" w14:textId="1EB30F25" w:rsidR="005A495B" w:rsidRDefault="005A495B">
      <w:pPr>
        <w:pStyle w:val="CommentText"/>
      </w:pPr>
      <w:r>
        <w:rPr>
          <w:rStyle w:val="CommentReference"/>
        </w:rPr>
        <w:annotationRef/>
      </w:r>
      <w:r>
        <w:t>I really like this idea but think that the lines need to be brighter colors – perhaps thick orange and green/blue?</w:t>
      </w:r>
    </w:p>
  </w:comment>
  <w:comment w:id="407" w:author="Susan Prichard" w:date="2018-11-14T19:08:00Z" w:initials="SP">
    <w:p w14:paraId="5658CB3E" w14:textId="354A23BA" w:rsidR="005A495B" w:rsidRDefault="005A495B">
      <w:pPr>
        <w:pStyle w:val="CommentText"/>
      </w:pPr>
      <w:r>
        <w:rPr>
          <w:rStyle w:val="CommentReference"/>
        </w:rPr>
        <w:annotationRef/>
      </w:r>
      <w:r>
        <w:t>Maureen – let’s discuss if we need to include some basic methods so that people could recreate these numbers or if they are sufficient to stand on their 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A79BFF" w15:done="0"/>
  <w15:commentEx w15:paraId="5F068F28" w15:paraIdParent="17A79BFF" w15:done="0"/>
  <w15:commentEx w15:paraId="4D22F078" w15:done="0"/>
  <w15:commentEx w15:paraId="6A555BC9" w15:paraIdParent="4D22F078" w15:done="0"/>
  <w15:commentEx w15:paraId="5FF0DE8E" w15:done="0"/>
  <w15:commentEx w15:paraId="075B00B3" w15:done="0"/>
  <w15:commentEx w15:paraId="5346390B" w15:paraIdParent="075B00B3" w15:done="0"/>
  <w15:commentEx w15:paraId="1BDC8C8A" w15:done="0"/>
  <w15:commentEx w15:paraId="0C749144" w15:done="0"/>
  <w15:commentEx w15:paraId="0F43EC83" w15:done="0"/>
  <w15:commentEx w15:paraId="5658CB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A79BFF" w16cid:durableId="1F96A950"/>
  <w16cid:commentId w16cid:paraId="5F068F28" w16cid:durableId="1F96E8E8"/>
  <w16cid:commentId w16cid:paraId="4D22F078" w16cid:durableId="1F96A951"/>
  <w16cid:commentId w16cid:paraId="6A555BC9" w16cid:durableId="1F96EC36"/>
  <w16cid:commentId w16cid:paraId="5FF0DE8E" w16cid:durableId="1F96EFD0"/>
  <w16cid:commentId w16cid:paraId="075B00B3" w16cid:durableId="1F96A952"/>
  <w16cid:commentId w16cid:paraId="5346390B" w16cid:durableId="1F96EC1E"/>
  <w16cid:commentId w16cid:paraId="1BDC8C8A" w16cid:durableId="1F96A953"/>
  <w16cid:commentId w16cid:paraId="0C749144" w16cid:durableId="1F96A954"/>
  <w16cid:commentId w16cid:paraId="0F43EC83" w16cid:durableId="1F96F100"/>
  <w16cid:commentId w16cid:paraId="5658CB3E" w16cid:durableId="1F96F1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80D"/>
    <w:multiLevelType w:val="hybridMultilevel"/>
    <w:tmpl w:val="B9B880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63B52"/>
    <w:multiLevelType w:val="hybridMultilevel"/>
    <w:tmpl w:val="C262A708"/>
    <w:lvl w:ilvl="0" w:tplc="AEC8C2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A007B"/>
    <w:multiLevelType w:val="hybridMultilevel"/>
    <w:tmpl w:val="5AFA7D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30769"/>
    <w:multiLevelType w:val="hybridMultilevel"/>
    <w:tmpl w:val="29E8254C"/>
    <w:lvl w:ilvl="0" w:tplc="28FC90B6">
      <w:start w:val="5"/>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C36BCB"/>
    <w:multiLevelType w:val="hybridMultilevel"/>
    <w:tmpl w:val="0854C3DE"/>
    <w:lvl w:ilvl="0" w:tplc="90FA43B4">
      <w:start w:val="1"/>
      <w:numFmt w:val="decimal"/>
      <w:lvlText w:val="%1)"/>
      <w:lvlJc w:val="left"/>
      <w:pPr>
        <w:ind w:left="1080" w:hanging="360"/>
      </w:pPr>
      <w:rPr>
        <w:rFonts w:asciiTheme="minorHAnsi" w:eastAsiaTheme="minorHAnsi"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B51435"/>
    <w:multiLevelType w:val="hybridMultilevel"/>
    <w:tmpl w:val="9940A6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san Prichard">
    <w15:presenceInfo w15:providerId="None" w15:userId="Susan Prichard"/>
  </w15:person>
  <w15:person w15:author="Maureen C Kennedy">
    <w15:presenceInfo w15:providerId="None" w15:userId="Maureen C Kennedy"/>
  </w15:person>
  <w15:person w15:author="Maureen C. Kennedy">
    <w15:presenceInfo w15:providerId="None" w15:userId="Maureen C. Kenne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3E5"/>
    <w:rsid w:val="000401DF"/>
    <w:rsid w:val="000502D4"/>
    <w:rsid w:val="0005303C"/>
    <w:rsid w:val="00054629"/>
    <w:rsid w:val="00057A7C"/>
    <w:rsid w:val="00061C56"/>
    <w:rsid w:val="00063C5D"/>
    <w:rsid w:val="00072C5F"/>
    <w:rsid w:val="000763F8"/>
    <w:rsid w:val="00077F77"/>
    <w:rsid w:val="00096376"/>
    <w:rsid w:val="000C5D23"/>
    <w:rsid w:val="000E238A"/>
    <w:rsid w:val="000F4D92"/>
    <w:rsid w:val="00122958"/>
    <w:rsid w:val="00142732"/>
    <w:rsid w:val="0015267C"/>
    <w:rsid w:val="00156BC7"/>
    <w:rsid w:val="00170DD2"/>
    <w:rsid w:val="00175F2D"/>
    <w:rsid w:val="0018124F"/>
    <w:rsid w:val="00186576"/>
    <w:rsid w:val="001A1542"/>
    <w:rsid w:val="001A76EB"/>
    <w:rsid w:val="001D4338"/>
    <w:rsid w:val="00224D0B"/>
    <w:rsid w:val="002310BE"/>
    <w:rsid w:val="002354B6"/>
    <w:rsid w:val="00245DB1"/>
    <w:rsid w:val="00256745"/>
    <w:rsid w:val="002602FB"/>
    <w:rsid w:val="002910C6"/>
    <w:rsid w:val="002A1EF4"/>
    <w:rsid w:val="002B51F2"/>
    <w:rsid w:val="002D33D3"/>
    <w:rsid w:val="00311584"/>
    <w:rsid w:val="00332051"/>
    <w:rsid w:val="00340A6B"/>
    <w:rsid w:val="00341921"/>
    <w:rsid w:val="0034479B"/>
    <w:rsid w:val="0034601F"/>
    <w:rsid w:val="0035130F"/>
    <w:rsid w:val="00382A44"/>
    <w:rsid w:val="003A01B1"/>
    <w:rsid w:val="003A0BD3"/>
    <w:rsid w:val="003B2028"/>
    <w:rsid w:val="003B7817"/>
    <w:rsid w:val="003C6B8F"/>
    <w:rsid w:val="003D1FFC"/>
    <w:rsid w:val="003D50BF"/>
    <w:rsid w:val="003F3B0A"/>
    <w:rsid w:val="004034D8"/>
    <w:rsid w:val="00403BF3"/>
    <w:rsid w:val="004063A7"/>
    <w:rsid w:val="00415B04"/>
    <w:rsid w:val="004232CA"/>
    <w:rsid w:val="00425FAC"/>
    <w:rsid w:val="00452196"/>
    <w:rsid w:val="00467FFA"/>
    <w:rsid w:val="00472CDD"/>
    <w:rsid w:val="00476FD7"/>
    <w:rsid w:val="004906EC"/>
    <w:rsid w:val="004B21EC"/>
    <w:rsid w:val="004B41BE"/>
    <w:rsid w:val="004D4249"/>
    <w:rsid w:val="004E5D3F"/>
    <w:rsid w:val="004F4FB8"/>
    <w:rsid w:val="00502472"/>
    <w:rsid w:val="005128F7"/>
    <w:rsid w:val="005158A8"/>
    <w:rsid w:val="00532CEF"/>
    <w:rsid w:val="00536CC5"/>
    <w:rsid w:val="005423DC"/>
    <w:rsid w:val="00547614"/>
    <w:rsid w:val="0056286F"/>
    <w:rsid w:val="00563433"/>
    <w:rsid w:val="0056555F"/>
    <w:rsid w:val="005748B8"/>
    <w:rsid w:val="00576BCB"/>
    <w:rsid w:val="00586A60"/>
    <w:rsid w:val="0059679A"/>
    <w:rsid w:val="005A238D"/>
    <w:rsid w:val="005A495B"/>
    <w:rsid w:val="005A4A90"/>
    <w:rsid w:val="005B5219"/>
    <w:rsid w:val="005B6DA8"/>
    <w:rsid w:val="005C3798"/>
    <w:rsid w:val="005C41A8"/>
    <w:rsid w:val="005C54D9"/>
    <w:rsid w:val="005D6A5A"/>
    <w:rsid w:val="00612C2F"/>
    <w:rsid w:val="006153E5"/>
    <w:rsid w:val="006235B4"/>
    <w:rsid w:val="0068395C"/>
    <w:rsid w:val="006A3D86"/>
    <w:rsid w:val="006A5591"/>
    <w:rsid w:val="006A66B5"/>
    <w:rsid w:val="006A66D9"/>
    <w:rsid w:val="006B5555"/>
    <w:rsid w:val="006D0D5A"/>
    <w:rsid w:val="00702B48"/>
    <w:rsid w:val="00710948"/>
    <w:rsid w:val="007125D7"/>
    <w:rsid w:val="00732E42"/>
    <w:rsid w:val="007356FF"/>
    <w:rsid w:val="0073698A"/>
    <w:rsid w:val="007424A1"/>
    <w:rsid w:val="00743B30"/>
    <w:rsid w:val="00770EDA"/>
    <w:rsid w:val="00775624"/>
    <w:rsid w:val="0078675A"/>
    <w:rsid w:val="0078708E"/>
    <w:rsid w:val="007A2B2A"/>
    <w:rsid w:val="007B7E60"/>
    <w:rsid w:val="007E7E65"/>
    <w:rsid w:val="008240E8"/>
    <w:rsid w:val="00826E91"/>
    <w:rsid w:val="00836E78"/>
    <w:rsid w:val="008453C7"/>
    <w:rsid w:val="00851896"/>
    <w:rsid w:val="008913D6"/>
    <w:rsid w:val="008C1D11"/>
    <w:rsid w:val="008C551D"/>
    <w:rsid w:val="008D12EC"/>
    <w:rsid w:val="008E32A2"/>
    <w:rsid w:val="008F6CC5"/>
    <w:rsid w:val="00903AA0"/>
    <w:rsid w:val="00913E54"/>
    <w:rsid w:val="00924307"/>
    <w:rsid w:val="009273A6"/>
    <w:rsid w:val="00970F1C"/>
    <w:rsid w:val="00984633"/>
    <w:rsid w:val="009C402B"/>
    <w:rsid w:val="009C4309"/>
    <w:rsid w:val="009E6C09"/>
    <w:rsid w:val="00A16ADE"/>
    <w:rsid w:val="00A22A07"/>
    <w:rsid w:val="00A279B7"/>
    <w:rsid w:val="00A32A1A"/>
    <w:rsid w:val="00A535A7"/>
    <w:rsid w:val="00A562D4"/>
    <w:rsid w:val="00A74A05"/>
    <w:rsid w:val="00A74B54"/>
    <w:rsid w:val="00A76118"/>
    <w:rsid w:val="00A94510"/>
    <w:rsid w:val="00A95B8E"/>
    <w:rsid w:val="00AD06DB"/>
    <w:rsid w:val="00AF0829"/>
    <w:rsid w:val="00AF7E64"/>
    <w:rsid w:val="00B005D0"/>
    <w:rsid w:val="00B11CAE"/>
    <w:rsid w:val="00B254D2"/>
    <w:rsid w:val="00B45E61"/>
    <w:rsid w:val="00B7166A"/>
    <w:rsid w:val="00BA2CAD"/>
    <w:rsid w:val="00BC5C0B"/>
    <w:rsid w:val="00BE4571"/>
    <w:rsid w:val="00BF2E18"/>
    <w:rsid w:val="00BF3BBD"/>
    <w:rsid w:val="00BF43D7"/>
    <w:rsid w:val="00BF69B7"/>
    <w:rsid w:val="00C12AE0"/>
    <w:rsid w:val="00C20609"/>
    <w:rsid w:val="00C223F3"/>
    <w:rsid w:val="00C26967"/>
    <w:rsid w:val="00C37B90"/>
    <w:rsid w:val="00C73299"/>
    <w:rsid w:val="00C824EC"/>
    <w:rsid w:val="00C94903"/>
    <w:rsid w:val="00CB097E"/>
    <w:rsid w:val="00CB7F38"/>
    <w:rsid w:val="00CC51E0"/>
    <w:rsid w:val="00CC6559"/>
    <w:rsid w:val="00CD2BE3"/>
    <w:rsid w:val="00CE6279"/>
    <w:rsid w:val="00CE63F7"/>
    <w:rsid w:val="00CE6DD4"/>
    <w:rsid w:val="00CF073F"/>
    <w:rsid w:val="00D10F12"/>
    <w:rsid w:val="00D54C47"/>
    <w:rsid w:val="00D6761A"/>
    <w:rsid w:val="00D91BD2"/>
    <w:rsid w:val="00DB3CB1"/>
    <w:rsid w:val="00DC09A0"/>
    <w:rsid w:val="00DF24A3"/>
    <w:rsid w:val="00E27CD3"/>
    <w:rsid w:val="00E64B69"/>
    <w:rsid w:val="00E655A0"/>
    <w:rsid w:val="00E72E3B"/>
    <w:rsid w:val="00E7316A"/>
    <w:rsid w:val="00E96506"/>
    <w:rsid w:val="00EA1483"/>
    <w:rsid w:val="00EA4FA0"/>
    <w:rsid w:val="00F032C3"/>
    <w:rsid w:val="00F139B9"/>
    <w:rsid w:val="00F22701"/>
    <w:rsid w:val="00F378F9"/>
    <w:rsid w:val="00F479FB"/>
    <w:rsid w:val="00FC59EF"/>
    <w:rsid w:val="00FF2F86"/>
    <w:rsid w:val="08188D8B"/>
    <w:rsid w:val="2BBE967C"/>
    <w:rsid w:val="4FC678A3"/>
    <w:rsid w:val="64699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EEDA"/>
  <w15:chartTrackingRefBased/>
  <w15:docId w15:val="{D55DD7F5-7440-493C-8263-36E96303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53E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3E5"/>
    <w:pPr>
      <w:ind w:left="720"/>
      <w:contextualSpacing/>
    </w:pPr>
  </w:style>
  <w:style w:type="table" w:styleId="TableGrid">
    <w:name w:val="Table Grid"/>
    <w:basedOn w:val="TableNormal"/>
    <w:uiPriority w:val="39"/>
    <w:rsid w:val="00615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3E5"/>
    <w:rPr>
      <w:color w:val="0563C1" w:themeColor="hyperlink"/>
      <w:u w:val="single"/>
    </w:rPr>
  </w:style>
  <w:style w:type="paragraph" w:styleId="NormalWeb">
    <w:name w:val="Normal (Web)"/>
    <w:basedOn w:val="Normal"/>
    <w:uiPriority w:val="99"/>
    <w:unhideWhenUsed/>
    <w:rsid w:val="006153E5"/>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53E5"/>
    <w:rPr>
      <w:sz w:val="16"/>
      <w:szCs w:val="16"/>
    </w:rPr>
  </w:style>
  <w:style w:type="paragraph" w:styleId="CommentText">
    <w:name w:val="annotation text"/>
    <w:basedOn w:val="Normal"/>
    <w:link w:val="CommentTextChar"/>
    <w:uiPriority w:val="99"/>
    <w:semiHidden/>
    <w:unhideWhenUsed/>
    <w:rsid w:val="006153E5"/>
    <w:rPr>
      <w:sz w:val="20"/>
      <w:szCs w:val="20"/>
    </w:rPr>
  </w:style>
  <w:style w:type="character" w:customStyle="1" w:styleId="CommentTextChar">
    <w:name w:val="Comment Text Char"/>
    <w:basedOn w:val="DefaultParagraphFont"/>
    <w:link w:val="CommentText"/>
    <w:uiPriority w:val="99"/>
    <w:semiHidden/>
    <w:rsid w:val="006153E5"/>
    <w:rPr>
      <w:sz w:val="20"/>
      <w:szCs w:val="20"/>
    </w:rPr>
  </w:style>
  <w:style w:type="paragraph" w:styleId="BalloonText">
    <w:name w:val="Balloon Text"/>
    <w:basedOn w:val="Normal"/>
    <w:link w:val="BalloonTextChar"/>
    <w:uiPriority w:val="99"/>
    <w:semiHidden/>
    <w:unhideWhenUsed/>
    <w:rsid w:val="006153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3E5"/>
    <w:rPr>
      <w:rFonts w:ascii="Segoe UI" w:hAnsi="Segoe UI" w:cs="Segoe UI"/>
      <w:sz w:val="18"/>
      <w:szCs w:val="18"/>
    </w:rPr>
  </w:style>
  <w:style w:type="character" w:styleId="PlaceholderText">
    <w:name w:val="Placeholder Text"/>
    <w:basedOn w:val="DefaultParagraphFont"/>
    <w:uiPriority w:val="99"/>
    <w:semiHidden/>
    <w:rsid w:val="00DF24A3"/>
    <w:rPr>
      <w:color w:val="808080"/>
    </w:rPr>
  </w:style>
  <w:style w:type="paragraph" w:styleId="CommentSubject">
    <w:name w:val="annotation subject"/>
    <w:basedOn w:val="CommentText"/>
    <w:next w:val="CommentText"/>
    <w:link w:val="CommentSubjectChar"/>
    <w:uiPriority w:val="99"/>
    <w:semiHidden/>
    <w:unhideWhenUsed/>
    <w:rsid w:val="003D1FFC"/>
    <w:rPr>
      <w:b/>
      <w:bCs/>
    </w:rPr>
  </w:style>
  <w:style w:type="character" w:customStyle="1" w:styleId="CommentSubjectChar">
    <w:name w:val="Comment Subject Char"/>
    <w:basedOn w:val="CommentTextChar"/>
    <w:link w:val="CommentSubject"/>
    <w:uiPriority w:val="99"/>
    <w:semiHidden/>
    <w:rsid w:val="003D1FFC"/>
    <w:rPr>
      <w:b/>
      <w:bCs/>
      <w:sz w:val="20"/>
      <w:szCs w:val="20"/>
    </w:rPr>
  </w:style>
  <w:style w:type="paragraph" w:styleId="Revision">
    <w:name w:val="Revision"/>
    <w:hidden/>
    <w:uiPriority w:val="99"/>
    <w:semiHidden/>
    <w:rsid w:val="005D6A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4995">
      <w:bodyDiv w:val="1"/>
      <w:marLeft w:val="0"/>
      <w:marRight w:val="0"/>
      <w:marTop w:val="0"/>
      <w:marBottom w:val="0"/>
      <w:divBdr>
        <w:top w:val="none" w:sz="0" w:space="0" w:color="auto"/>
        <w:left w:val="none" w:sz="0" w:space="0" w:color="auto"/>
        <w:bottom w:val="none" w:sz="0" w:space="0" w:color="auto"/>
        <w:right w:val="none" w:sz="0" w:space="0" w:color="auto"/>
      </w:divBdr>
    </w:div>
    <w:div w:id="52243910">
      <w:bodyDiv w:val="1"/>
      <w:marLeft w:val="0"/>
      <w:marRight w:val="0"/>
      <w:marTop w:val="0"/>
      <w:marBottom w:val="0"/>
      <w:divBdr>
        <w:top w:val="none" w:sz="0" w:space="0" w:color="auto"/>
        <w:left w:val="none" w:sz="0" w:space="0" w:color="auto"/>
        <w:bottom w:val="none" w:sz="0" w:space="0" w:color="auto"/>
        <w:right w:val="none" w:sz="0" w:space="0" w:color="auto"/>
      </w:divBdr>
    </w:div>
    <w:div w:id="426266780">
      <w:bodyDiv w:val="1"/>
      <w:marLeft w:val="0"/>
      <w:marRight w:val="0"/>
      <w:marTop w:val="0"/>
      <w:marBottom w:val="0"/>
      <w:divBdr>
        <w:top w:val="none" w:sz="0" w:space="0" w:color="auto"/>
        <w:left w:val="none" w:sz="0" w:space="0" w:color="auto"/>
        <w:bottom w:val="none" w:sz="0" w:space="0" w:color="auto"/>
        <w:right w:val="none" w:sz="0" w:space="0" w:color="auto"/>
      </w:divBdr>
    </w:div>
    <w:div w:id="633024265">
      <w:bodyDiv w:val="1"/>
      <w:marLeft w:val="0"/>
      <w:marRight w:val="0"/>
      <w:marTop w:val="0"/>
      <w:marBottom w:val="0"/>
      <w:divBdr>
        <w:top w:val="none" w:sz="0" w:space="0" w:color="auto"/>
        <w:left w:val="none" w:sz="0" w:space="0" w:color="auto"/>
        <w:bottom w:val="none" w:sz="0" w:space="0" w:color="auto"/>
        <w:right w:val="none" w:sz="0" w:space="0" w:color="auto"/>
      </w:divBdr>
    </w:div>
    <w:div w:id="725907851">
      <w:bodyDiv w:val="1"/>
      <w:marLeft w:val="0"/>
      <w:marRight w:val="0"/>
      <w:marTop w:val="0"/>
      <w:marBottom w:val="0"/>
      <w:divBdr>
        <w:top w:val="none" w:sz="0" w:space="0" w:color="auto"/>
        <w:left w:val="none" w:sz="0" w:space="0" w:color="auto"/>
        <w:bottom w:val="none" w:sz="0" w:space="0" w:color="auto"/>
        <w:right w:val="none" w:sz="0" w:space="0" w:color="auto"/>
      </w:divBdr>
    </w:div>
    <w:div w:id="846483756">
      <w:bodyDiv w:val="1"/>
      <w:marLeft w:val="0"/>
      <w:marRight w:val="0"/>
      <w:marTop w:val="0"/>
      <w:marBottom w:val="0"/>
      <w:divBdr>
        <w:top w:val="none" w:sz="0" w:space="0" w:color="auto"/>
        <w:left w:val="none" w:sz="0" w:space="0" w:color="auto"/>
        <w:bottom w:val="none" w:sz="0" w:space="0" w:color="auto"/>
        <w:right w:val="none" w:sz="0" w:space="0" w:color="auto"/>
      </w:divBdr>
    </w:div>
    <w:div w:id="997921574">
      <w:bodyDiv w:val="1"/>
      <w:marLeft w:val="0"/>
      <w:marRight w:val="0"/>
      <w:marTop w:val="0"/>
      <w:marBottom w:val="0"/>
      <w:divBdr>
        <w:top w:val="none" w:sz="0" w:space="0" w:color="auto"/>
        <w:left w:val="none" w:sz="0" w:space="0" w:color="auto"/>
        <w:bottom w:val="none" w:sz="0" w:space="0" w:color="auto"/>
        <w:right w:val="none" w:sz="0" w:space="0" w:color="auto"/>
      </w:divBdr>
      <w:divsChild>
        <w:div w:id="37513429">
          <w:marLeft w:val="0"/>
          <w:marRight w:val="0"/>
          <w:marTop w:val="0"/>
          <w:marBottom w:val="0"/>
          <w:divBdr>
            <w:top w:val="none" w:sz="0" w:space="0" w:color="auto"/>
            <w:left w:val="none" w:sz="0" w:space="0" w:color="auto"/>
            <w:bottom w:val="none" w:sz="0" w:space="0" w:color="auto"/>
            <w:right w:val="none" w:sz="0" w:space="0" w:color="auto"/>
          </w:divBdr>
        </w:div>
        <w:div w:id="41907231">
          <w:marLeft w:val="0"/>
          <w:marRight w:val="0"/>
          <w:marTop w:val="0"/>
          <w:marBottom w:val="0"/>
          <w:divBdr>
            <w:top w:val="none" w:sz="0" w:space="0" w:color="auto"/>
            <w:left w:val="none" w:sz="0" w:space="0" w:color="auto"/>
            <w:bottom w:val="none" w:sz="0" w:space="0" w:color="auto"/>
            <w:right w:val="none" w:sz="0" w:space="0" w:color="auto"/>
          </w:divBdr>
        </w:div>
        <w:div w:id="152651162">
          <w:marLeft w:val="0"/>
          <w:marRight w:val="0"/>
          <w:marTop w:val="0"/>
          <w:marBottom w:val="0"/>
          <w:divBdr>
            <w:top w:val="none" w:sz="0" w:space="0" w:color="auto"/>
            <w:left w:val="none" w:sz="0" w:space="0" w:color="auto"/>
            <w:bottom w:val="none" w:sz="0" w:space="0" w:color="auto"/>
            <w:right w:val="none" w:sz="0" w:space="0" w:color="auto"/>
          </w:divBdr>
        </w:div>
        <w:div w:id="381632915">
          <w:marLeft w:val="0"/>
          <w:marRight w:val="0"/>
          <w:marTop w:val="0"/>
          <w:marBottom w:val="0"/>
          <w:divBdr>
            <w:top w:val="none" w:sz="0" w:space="0" w:color="auto"/>
            <w:left w:val="none" w:sz="0" w:space="0" w:color="auto"/>
            <w:bottom w:val="none" w:sz="0" w:space="0" w:color="auto"/>
            <w:right w:val="none" w:sz="0" w:space="0" w:color="auto"/>
          </w:divBdr>
        </w:div>
        <w:div w:id="469438369">
          <w:marLeft w:val="0"/>
          <w:marRight w:val="0"/>
          <w:marTop w:val="0"/>
          <w:marBottom w:val="0"/>
          <w:divBdr>
            <w:top w:val="none" w:sz="0" w:space="0" w:color="auto"/>
            <w:left w:val="none" w:sz="0" w:space="0" w:color="auto"/>
            <w:bottom w:val="none" w:sz="0" w:space="0" w:color="auto"/>
            <w:right w:val="none" w:sz="0" w:space="0" w:color="auto"/>
          </w:divBdr>
        </w:div>
        <w:div w:id="525216644">
          <w:marLeft w:val="0"/>
          <w:marRight w:val="0"/>
          <w:marTop w:val="0"/>
          <w:marBottom w:val="0"/>
          <w:divBdr>
            <w:top w:val="none" w:sz="0" w:space="0" w:color="auto"/>
            <w:left w:val="none" w:sz="0" w:space="0" w:color="auto"/>
            <w:bottom w:val="none" w:sz="0" w:space="0" w:color="auto"/>
            <w:right w:val="none" w:sz="0" w:space="0" w:color="auto"/>
          </w:divBdr>
        </w:div>
        <w:div w:id="569659778">
          <w:marLeft w:val="0"/>
          <w:marRight w:val="0"/>
          <w:marTop w:val="0"/>
          <w:marBottom w:val="0"/>
          <w:divBdr>
            <w:top w:val="none" w:sz="0" w:space="0" w:color="auto"/>
            <w:left w:val="none" w:sz="0" w:space="0" w:color="auto"/>
            <w:bottom w:val="none" w:sz="0" w:space="0" w:color="auto"/>
            <w:right w:val="none" w:sz="0" w:space="0" w:color="auto"/>
          </w:divBdr>
        </w:div>
        <w:div w:id="843127442">
          <w:marLeft w:val="0"/>
          <w:marRight w:val="0"/>
          <w:marTop w:val="0"/>
          <w:marBottom w:val="0"/>
          <w:divBdr>
            <w:top w:val="none" w:sz="0" w:space="0" w:color="auto"/>
            <w:left w:val="none" w:sz="0" w:space="0" w:color="auto"/>
            <w:bottom w:val="none" w:sz="0" w:space="0" w:color="auto"/>
            <w:right w:val="none" w:sz="0" w:space="0" w:color="auto"/>
          </w:divBdr>
        </w:div>
        <w:div w:id="979071686">
          <w:marLeft w:val="0"/>
          <w:marRight w:val="0"/>
          <w:marTop w:val="0"/>
          <w:marBottom w:val="0"/>
          <w:divBdr>
            <w:top w:val="none" w:sz="0" w:space="0" w:color="auto"/>
            <w:left w:val="none" w:sz="0" w:space="0" w:color="auto"/>
            <w:bottom w:val="none" w:sz="0" w:space="0" w:color="auto"/>
            <w:right w:val="none" w:sz="0" w:space="0" w:color="auto"/>
          </w:divBdr>
        </w:div>
        <w:div w:id="1207450712">
          <w:marLeft w:val="0"/>
          <w:marRight w:val="0"/>
          <w:marTop w:val="0"/>
          <w:marBottom w:val="0"/>
          <w:divBdr>
            <w:top w:val="none" w:sz="0" w:space="0" w:color="auto"/>
            <w:left w:val="none" w:sz="0" w:space="0" w:color="auto"/>
            <w:bottom w:val="none" w:sz="0" w:space="0" w:color="auto"/>
            <w:right w:val="none" w:sz="0" w:space="0" w:color="auto"/>
          </w:divBdr>
        </w:div>
        <w:div w:id="1324159341">
          <w:marLeft w:val="0"/>
          <w:marRight w:val="0"/>
          <w:marTop w:val="0"/>
          <w:marBottom w:val="0"/>
          <w:divBdr>
            <w:top w:val="none" w:sz="0" w:space="0" w:color="auto"/>
            <w:left w:val="none" w:sz="0" w:space="0" w:color="auto"/>
            <w:bottom w:val="none" w:sz="0" w:space="0" w:color="auto"/>
            <w:right w:val="none" w:sz="0" w:space="0" w:color="auto"/>
          </w:divBdr>
        </w:div>
        <w:div w:id="1396313737">
          <w:marLeft w:val="0"/>
          <w:marRight w:val="0"/>
          <w:marTop w:val="0"/>
          <w:marBottom w:val="0"/>
          <w:divBdr>
            <w:top w:val="none" w:sz="0" w:space="0" w:color="auto"/>
            <w:left w:val="none" w:sz="0" w:space="0" w:color="auto"/>
            <w:bottom w:val="none" w:sz="0" w:space="0" w:color="auto"/>
            <w:right w:val="none" w:sz="0" w:space="0" w:color="auto"/>
          </w:divBdr>
        </w:div>
        <w:div w:id="1403215294">
          <w:marLeft w:val="0"/>
          <w:marRight w:val="0"/>
          <w:marTop w:val="0"/>
          <w:marBottom w:val="0"/>
          <w:divBdr>
            <w:top w:val="none" w:sz="0" w:space="0" w:color="auto"/>
            <w:left w:val="none" w:sz="0" w:space="0" w:color="auto"/>
            <w:bottom w:val="none" w:sz="0" w:space="0" w:color="auto"/>
            <w:right w:val="none" w:sz="0" w:space="0" w:color="auto"/>
          </w:divBdr>
        </w:div>
        <w:div w:id="1534267648">
          <w:marLeft w:val="0"/>
          <w:marRight w:val="0"/>
          <w:marTop w:val="0"/>
          <w:marBottom w:val="0"/>
          <w:divBdr>
            <w:top w:val="none" w:sz="0" w:space="0" w:color="auto"/>
            <w:left w:val="none" w:sz="0" w:space="0" w:color="auto"/>
            <w:bottom w:val="none" w:sz="0" w:space="0" w:color="auto"/>
            <w:right w:val="none" w:sz="0" w:space="0" w:color="auto"/>
          </w:divBdr>
        </w:div>
        <w:div w:id="1617591558">
          <w:marLeft w:val="0"/>
          <w:marRight w:val="0"/>
          <w:marTop w:val="0"/>
          <w:marBottom w:val="0"/>
          <w:divBdr>
            <w:top w:val="none" w:sz="0" w:space="0" w:color="auto"/>
            <w:left w:val="none" w:sz="0" w:space="0" w:color="auto"/>
            <w:bottom w:val="none" w:sz="0" w:space="0" w:color="auto"/>
            <w:right w:val="none" w:sz="0" w:space="0" w:color="auto"/>
          </w:divBdr>
        </w:div>
        <w:div w:id="1816871680">
          <w:marLeft w:val="0"/>
          <w:marRight w:val="0"/>
          <w:marTop w:val="0"/>
          <w:marBottom w:val="0"/>
          <w:divBdr>
            <w:top w:val="none" w:sz="0" w:space="0" w:color="auto"/>
            <w:left w:val="none" w:sz="0" w:space="0" w:color="auto"/>
            <w:bottom w:val="none" w:sz="0" w:space="0" w:color="auto"/>
            <w:right w:val="none" w:sz="0" w:space="0" w:color="auto"/>
          </w:divBdr>
        </w:div>
        <w:div w:id="1941327578">
          <w:marLeft w:val="0"/>
          <w:marRight w:val="0"/>
          <w:marTop w:val="0"/>
          <w:marBottom w:val="0"/>
          <w:divBdr>
            <w:top w:val="none" w:sz="0" w:space="0" w:color="auto"/>
            <w:left w:val="none" w:sz="0" w:space="0" w:color="auto"/>
            <w:bottom w:val="none" w:sz="0" w:space="0" w:color="auto"/>
            <w:right w:val="none" w:sz="0" w:space="0" w:color="auto"/>
          </w:divBdr>
        </w:div>
        <w:div w:id="1973634498">
          <w:marLeft w:val="0"/>
          <w:marRight w:val="0"/>
          <w:marTop w:val="0"/>
          <w:marBottom w:val="0"/>
          <w:divBdr>
            <w:top w:val="none" w:sz="0" w:space="0" w:color="auto"/>
            <w:left w:val="none" w:sz="0" w:space="0" w:color="auto"/>
            <w:bottom w:val="none" w:sz="0" w:space="0" w:color="auto"/>
            <w:right w:val="none" w:sz="0" w:space="0" w:color="auto"/>
          </w:divBdr>
        </w:div>
        <w:div w:id="2005040220">
          <w:marLeft w:val="0"/>
          <w:marRight w:val="0"/>
          <w:marTop w:val="0"/>
          <w:marBottom w:val="0"/>
          <w:divBdr>
            <w:top w:val="none" w:sz="0" w:space="0" w:color="auto"/>
            <w:left w:val="none" w:sz="0" w:space="0" w:color="auto"/>
            <w:bottom w:val="none" w:sz="0" w:space="0" w:color="auto"/>
            <w:right w:val="none" w:sz="0" w:space="0" w:color="auto"/>
          </w:divBdr>
        </w:div>
      </w:divsChild>
    </w:div>
    <w:div w:id="1057781458">
      <w:bodyDiv w:val="1"/>
      <w:marLeft w:val="0"/>
      <w:marRight w:val="0"/>
      <w:marTop w:val="0"/>
      <w:marBottom w:val="0"/>
      <w:divBdr>
        <w:top w:val="none" w:sz="0" w:space="0" w:color="auto"/>
        <w:left w:val="none" w:sz="0" w:space="0" w:color="auto"/>
        <w:bottom w:val="none" w:sz="0" w:space="0" w:color="auto"/>
        <w:right w:val="none" w:sz="0" w:space="0" w:color="auto"/>
      </w:divBdr>
    </w:div>
    <w:div w:id="1178278364">
      <w:bodyDiv w:val="1"/>
      <w:marLeft w:val="0"/>
      <w:marRight w:val="0"/>
      <w:marTop w:val="0"/>
      <w:marBottom w:val="0"/>
      <w:divBdr>
        <w:top w:val="none" w:sz="0" w:space="0" w:color="auto"/>
        <w:left w:val="none" w:sz="0" w:space="0" w:color="auto"/>
        <w:bottom w:val="none" w:sz="0" w:space="0" w:color="auto"/>
        <w:right w:val="none" w:sz="0" w:space="0" w:color="auto"/>
      </w:divBdr>
    </w:div>
    <w:div w:id="1421633471">
      <w:bodyDiv w:val="1"/>
      <w:marLeft w:val="0"/>
      <w:marRight w:val="0"/>
      <w:marTop w:val="0"/>
      <w:marBottom w:val="0"/>
      <w:divBdr>
        <w:top w:val="none" w:sz="0" w:space="0" w:color="auto"/>
        <w:left w:val="none" w:sz="0" w:space="0" w:color="auto"/>
        <w:bottom w:val="none" w:sz="0" w:space="0" w:color="auto"/>
        <w:right w:val="none" w:sz="0" w:space="0" w:color="auto"/>
      </w:divBdr>
    </w:div>
    <w:div w:id="1428573281">
      <w:bodyDiv w:val="1"/>
      <w:marLeft w:val="0"/>
      <w:marRight w:val="0"/>
      <w:marTop w:val="0"/>
      <w:marBottom w:val="0"/>
      <w:divBdr>
        <w:top w:val="none" w:sz="0" w:space="0" w:color="auto"/>
        <w:left w:val="none" w:sz="0" w:space="0" w:color="auto"/>
        <w:bottom w:val="none" w:sz="0" w:space="0" w:color="auto"/>
        <w:right w:val="none" w:sz="0" w:space="0" w:color="auto"/>
      </w:divBdr>
    </w:div>
    <w:div w:id="1484463956">
      <w:bodyDiv w:val="1"/>
      <w:marLeft w:val="0"/>
      <w:marRight w:val="0"/>
      <w:marTop w:val="0"/>
      <w:marBottom w:val="0"/>
      <w:divBdr>
        <w:top w:val="none" w:sz="0" w:space="0" w:color="auto"/>
        <w:left w:val="none" w:sz="0" w:space="0" w:color="auto"/>
        <w:bottom w:val="none" w:sz="0" w:space="0" w:color="auto"/>
        <w:right w:val="none" w:sz="0" w:space="0" w:color="auto"/>
      </w:divBdr>
    </w:div>
    <w:div w:id="1536040103">
      <w:bodyDiv w:val="1"/>
      <w:marLeft w:val="0"/>
      <w:marRight w:val="0"/>
      <w:marTop w:val="0"/>
      <w:marBottom w:val="0"/>
      <w:divBdr>
        <w:top w:val="none" w:sz="0" w:space="0" w:color="auto"/>
        <w:left w:val="none" w:sz="0" w:space="0" w:color="auto"/>
        <w:bottom w:val="none" w:sz="0" w:space="0" w:color="auto"/>
        <w:right w:val="none" w:sz="0" w:space="0" w:color="auto"/>
      </w:divBdr>
    </w:div>
    <w:div w:id="1696080669">
      <w:bodyDiv w:val="1"/>
      <w:marLeft w:val="0"/>
      <w:marRight w:val="0"/>
      <w:marTop w:val="0"/>
      <w:marBottom w:val="0"/>
      <w:divBdr>
        <w:top w:val="none" w:sz="0" w:space="0" w:color="auto"/>
        <w:left w:val="none" w:sz="0" w:space="0" w:color="auto"/>
        <w:bottom w:val="none" w:sz="0" w:space="0" w:color="auto"/>
        <w:right w:val="none" w:sz="0" w:space="0" w:color="auto"/>
      </w:divBdr>
    </w:div>
    <w:div w:id="1888107716">
      <w:bodyDiv w:val="1"/>
      <w:marLeft w:val="0"/>
      <w:marRight w:val="0"/>
      <w:marTop w:val="0"/>
      <w:marBottom w:val="0"/>
      <w:divBdr>
        <w:top w:val="none" w:sz="0" w:space="0" w:color="auto"/>
        <w:left w:val="none" w:sz="0" w:space="0" w:color="auto"/>
        <w:bottom w:val="none" w:sz="0" w:space="0" w:color="auto"/>
        <w:right w:val="none" w:sz="0" w:space="0" w:color="auto"/>
      </w:divBdr>
    </w:div>
    <w:div w:id="1921794641">
      <w:bodyDiv w:val="1"/>
      <w:marLeft w:val="0"/>
      <w:marRight w:val="0"/>
      <w:marTop w:val="0"/>
      <w:marBottom w:val="0"/>
      <w:divBdr>
        <w:top w:val="none" w:sz="0" w:space="0" w:color="auto"/>
        <w:left w:val="none" w:sz="0" w:space="0" w:color="auto"/>
        <w:bottom w:val="none" w:sz="0" w:space="0" w:color="auto"/>
        <w:right w:val="none" w:sz="0" w:space="0" w:color="auto"/>
      </w:divBdr>
    </w:div>
    <w:div w:id="194630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hyperlink" Target="https://www.epa.gov/sites/production/files/2017-04/documents/2014neiv1_profile_final_april182017.pdf"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jstatsoft.org/v64/i04"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fs.fed.us/pnw/fera/research/fuels/photo_seri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eb.gis.vt.edu/forestry/dwm/index.php"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B98C-5844-4ED8-9DE0-036972894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30</Pages>
  <Words>14991</Words>
  <Characters>85454</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C. Kennedy</dc:creator>
  <cp:keywords/>
  <dc:description/>
  <cp:lastModifiedBy>Susan Prichard</cp:lastModifiedBy>
  <cp:revision>8</cp:revision>
  <dcterms:created xsi:type="dcterms:W3CDTF">2018-11-14T23:30:00Z</dcterms:created>
  <dcterms:modified xsi:type="dcterms:W3CDTF">2018-11-15T03:10:00Z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http://www.zotero.org/styles/canadian-journal-of-forest-research</vt:lpwstr>
  </property>
  <property fmtid="{D5CDD505-2E9C-101B-9397-08002B2CF9AE}" pid="9" name="Mendeley Recent Style Name 3_1">
    <vt:lpwstr>Canadian Journal of Forest Research</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http://www.zotero.org/styles/ecological-applications</vt:lpwstr>
  </property>
  <property fmtid="{D5CDD505-2E9C-101B-9397-08002B2CF9AE}" pid="13" name="Mendeley Recent Style Name 5_1">
    <vt:lpwstr>Ecological Applications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http://www.zotero.org/styles/international-journal-of-wildland-fire</vt:lpwstr>
  </property>
  <property fmtid="{D5CDD505-2E9C-101B-9397-08002B2CF9AE}" pid="19" name="Mendeley Recent Style Name 8_1">
    <vt:lpwstr>International Journal of Wildland Fire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b81aaa2a-54ba-3e1b-94ef-ca93532132f1</vt:lpwstr>
  </property>
  <property fmtid="{D5CDD505-2E9C-101B-9397-08002B2CF9AE}" pid="24" name="Mendeley Citation Style_1">
    <vt:lpwstr>http://www.zotero.org/styles/ecological-applications</vt:lpwstr>
  </property>
</Properties>
</file>